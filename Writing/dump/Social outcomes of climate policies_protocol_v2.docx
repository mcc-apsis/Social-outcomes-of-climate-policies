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0E8" w:rsidRDefault="000F70E8" w:rsidP="000F70E8">
      <w:pPr>
        <w:pStyle w:val="Heading1"/>
        <w:jc w:val="center"/>
        <w:rPr>
          <w:lang w:val="en-GB"/>
        </w:rPr>
      </w:pPr>
      <w:r>
        <w:rPr>
          <w:lang w:val="en-GB"/>
        </w:rPr>
        <w:t>What are the social outcomes of climate policies?</w:t>
      </w:r>
    </w:p>
    <w:p w:rsidR="000F70E8" w:rsidRPr="000F70E8" w:rsidRDefault="000F70E8" w:rsidP="000F70E8">
      <w:pPr>
        <w:jc w:val="center"/>
      </w:pPr>
      <w:r>
        <w:t>Protocol for a systematic map</w:t>
      </w:r>
    </w:p>
    <w:p w:rsidR="00BE2230" w:rsidRDefault="004E5602"/>
    <w:p w:rsidR="000F70E8" w:rsidRDefault="00591FBC" w:rsidP="00591FBC">
      <w:pPr>
        <w:pStyle w:val="Heading2"/>
      </w:pPr>
      <w:r>
        <w:t>Scope</w:t>
      </w:r>
    </w:p>
    <w:p w:rsidR="00591FBC" w:rsidRDefault="00591FBC" w:rsidP="00591FBC"/>
    <w:p w:rsidR="00591FBC" w:rsidRDefault="00591FBC" w:rsidP="00591FBC">
      <w:pPr>
        <w:pStyle w:val="ListParagraph"/>
        <w:numPr>
          <w:ilvl w:val="0"/>
          <w:numId w:val="1"/>
        </w:numPr>
      </w:pPr>
      <w:r>
        <w:t>We aim to identify the social outcomes of climate policies, as assessed in ex-post studies of implemented measures.</w:t>
      </w:r>
    </w:p>
    <w:p w:rsidR="00F55B84" w:rsidRDefault="00F55B84" w:rsidP="00591FBC">
      <w:pPr>
        <w:pStyle w:val="ListParagraph"/>
        <w:numPr>
          <w:ilvl w:val="0"/>
          <w:numId w:val="1"/>
        </w:numPr>
      </w:pPr>
      <w:r>
        <w:t xml:space="preserve">An ex-post study is one that examines </w:t>
      </w:r>
      <w:del w:id="0" w:author="William Lamb" w:date="2019-08-19T13:46:00Z">
        <w:r w:rsidDel="004E5602">
          <w:delText xml:space="preserve">already </w:delText>
        </w:r>
      </w:del>
      <w:ins w:id="1" w:author="William Lamb" w:date="2019-08-19T13:46:00Z">
        <w:r w:rsidR="004E5602">
          <w:t>existing,</w:t>
        </w:r>
        <w:r w:rsidR="004E5602">
          <w:t xml:space="preserve"> </w:t>
        </w:r>
      </w:ins>
      <w:r>
        <w:t>implemented policies</w:t>
      </w:r>
      <w:r w:rsidR="00771D70">
        <w:t>. We have</w:t>
      </w:r>
      <w:r>
        <w:t xml:space="preserve"> no methodological restrictions </w:t>
      </w:r>
      <w:r w:rsidR="00771D70">
        <w:t xml:space="preserve">for the type of study </w:t>
      </w:r>
      <w:r>
        <w:t>(quantitative, modelling, qualitative)</w:t>
      </w:r>
      <w:r w:rsidR="00771D70">
        <w:t>, however</w:t>
      </w:r>
      <w:ins w:id="2" w:author="William Lamb" w:date="2019-08-19T13:46:00Z">
        <w:r w:rsidR="004E5602">
          <w:t xml:space="preserve"> we exclude the following</w:t>
        </w:r>
      </w:ins>
      <w:r w:rsidR="00771D70">
        <w:t>:</w:t>
      </w:r>
    </w:p>
    <w:p w:rsidR="00F55B84" w:rsidRDefault="00F55B84" w:rsidP="00F55B84">
      <w:pPr>
        <w:pStyle w:val="ListParagraph"/>
        <w:numPr>
          <w:ilvl w:val="1"/>
          <w:numId w:val="1"/>
        </w:numPr>
      </w:pPr>
      <w:del w:id="3" w:author="William Lamb" w:date="2019-08-15T11:40:00Z">
        <w:r w:rsidDel="005451C9">
          <w:delText>S</w:delText>
        </w:r>
      </w:del>
      <w:ins w:id="4" w:author="William Lamb" w:date="2019-08-15T11:40:00Z">
        <w:r w:rsidR="005451C9">
          <w:t>Ex-ante s</w:t>
        </w:r>
      </w:ins>
      <w:r>
        <w:t>cenarios of possible</w:t>
      </w:r>
      <w:r w:rsidR="00771D70">
        <w:t>, not implemented,</w:t>
      </w:r>
      <w:r>
        <w:t xml:space="preserve"> policies </w:t>
      </w:r>
      <w:del w:id="5" w:author="William Lamb" w:date="2019-08-19T13:46:00Z">
        <w:r w:rsidDel="004E5602">
          <w:delText>are excluded</w:delText>
        </w:r>
      </w:del>
    </w:p>
    <w:p w:rsidR="00F55B84" w:rsidRDefault="005451C9" w:rsidP="00F55B84">
      <w:pPr>
        <w:pStyle w:val="ListParagraph"/>
        <w:numPr>
          <w:ilvl w:val="1"/>
          <w:numId w:val="1"/>
        </w:numPr>
      </w:pPr>
      <w:ins w:id="6" w:author="William Lamb" w:date="2019-08-15T11:40:00Z">
        <w:r>
          <w:t xml:space="preserve">Ex-ante </w:t>
        </w:r>
      </w:ins>
      <w:del w:id="7" w:author="William Lamb" w:date="2019-08-15T11:40:00Z">
        <w:r w:rsidR="00F55B84" w:rsidDel="005451C9">
          <w:delText xml:space="preserve">Scenarios and </w:delText>
        </w:r>
      </w:del>
      <w:r w:rsidR="00F55B84">
        <w:t>assessments of proposed, not implemented</w:t>
      </w:r>
      <w:r w:rsidR="00771D70">
        <w:t>,</w:t>
      </w:r>
      <w:r w:rsidR="00F55B84">
        <w:t xml:space="preserve"> policies </w:t>
      </w:r>
      <w:del w:id="8" w:author="William Lamb" w:date="2019-08-19T13:46:00Z">
        <w:r w:rsidR="00F55B84" w:rsidDel="004E5602">
          <w:delText>are excluded</w:delText>
        </w:r>
      </w:del>
    </w:p>
    <w:p w:rsidR="00F55B84" w:rsidRDefault="00591FBC" w:rsidP="00591FBC">
      <w:pPr>
        <w:pStyle w:val="ListParagraph"/>
        <w:numPr>
          <w:ilvl w:val="0"/>
          <w:numId w:val="1"/>
        </w:numPr>
      </w:pPr>
      <w:r>
        <w:t xml:space="preserve">All climate policy measures that penalise fossil fuel use </w:t>
      </w:r>
      <w:r w:rsidR="00F55B84">
        <w:t>or</w:t>
      </w:r>
      <w:r>
        <w:t xml:space="preserve"> reduce energy demand are considered</w:t>
      </w:r>
      <w:ins w:id="9" w:author="William Lamb" w:date="2019-08-19T13:47:00Z">
        <w:r w:rsidR="004E5602">
          <w:t xml:space="preserve">, however, these must be implemented by </w:t>
        </w:r>
      </w:ins>
      <w:ins w:id="10" w:author="William Lamb" w:date="2019-08-19T13:48:00Z">
        <w:r w:rsidR="004E5602">
          <w:t xml:space="preserve">political institutions at a national, regional or urban scale. </w:t>
        </w:r>
      </w:ins>
      <w:ins w:id="11" w:author="William Lamb" w:date="2019-08-19T13:47:00Z">
        <w:r w:rsidR="004E5602">
          <w:t>We exclude the following:</w:t>
        </w:r>
      </w:ins>
      <w:del w:id="12" w:author="William Lamb" w:date="2019-08-19T13:47:00Z">
        <w:r w:rsidR="00F55B84" w:rsidDel="004E5602">
          <w:delText>, with the following conditions</w:delText>
        </w:r>
        <w:r w:rsidR="00771D70" w:rsidDel="004E5602">
          <w:delText>:</w:delText>
        </w:r>
      </w:del>
    </w:p>
    <w:p w:rsidR="00F55B84" w:rsidRDefault="00F55B84" w:rsidP="00F55B84">
      <w:pPr>
        <w:pStyle w:val="ListParagraph"/>
        <w:numPr>
          <w:ilvl w:val="1"/>
          <w:numId w:val="1"/>
        </w:numPr>
      </w:pPr>
      <w:del w:id="13" w:author="William Lamb" w:date="2019-08-19T13:47:00Z">
        <w:r w:rsidDel="004E5602">
          <w:delText xml:space="preserve">These are </w:delText>
        </w:r>
      </w:del>
      <w:del w:id="14" w:author="William Lamb" w:date="2019-08-19T13:48:00Z">
        <w:r w:rsidDel="004E5602">
          <w:delText xml:space="preserve">implemented by political </w:delText>
        </w:r>
      </w:del>
      <w:del w:id="15" w:author="William Lamb" w:date="2019-08-19T13:47:00Z">
        <w:r w:rsidDel="004E5602">
          <w:delText xml:space="preserve">(not private) </w:delText>
        </w:r>
      </w:del>
      <w:del w:id="16" w:author="William Lamb" w:date="2019-08-19T13:48:00Z">
        <w:r w:rsidDel="004E5602">
          <w:delText>institutions at a national, regional or urban scale (</w:delText>
        </w:r>
      </w:del>
      <w:del w:id="17" w:author="William Lamb" w:date="2019-08-15T11:40:00Z">
        <w:r w:rsidDel="005451C9">
          <w:delText>voluntary</w:delText>
        </w:r>
      </w:del>
      <w:ins w:id="18" w:author="William Lamb" w:date="2019-08-19T13:48:00Z">
        <w:r w:rsidR="004E5602">
          <w:t>V</w:t>
        </w:r>
      </w:ins>
      <w:ins w:id="19" w:author="William Lamb" w:date="2019-08-15T11:40:00Z">
        <w:r w:rsidR="005451C9">
          <w:t xml:space="preserve">oluntary, </w:t>
        </w:r>
      </w:ins>
      <w:del w:id="20" w:author="William Lamb" w:date="2019-08-15T11:40:00Z">
        <w:r w:rsidDel="005451C9">
          <w:delText xml:space="preserve"> and </w:delText>
        </w:r>
      </w:del>
      <w:r>
        <w:t xml:space="preserve">corporate </w:t>
      </w:r>
      <w:ins w:id="21" w:author="William Lamb" w:date="2019-08-15T11:41:00Z">
        <w:r w:rsidR="005451C9">
          <w:t xml:space="preserve">and NGO </w:t>
        </w:r>
      </w:ins>
      <w:r>
        <w:t xml:space="preserve">initiatives </w:t>
      </w:r>
      <w:del w:id="22" w:author="William Lamb" w:date="2019-08-19T13:48:00Z">
        <w:r w:rsidDel="004E5602">
          <w:delText>are excluded)</w:delText>
        </w:r>
      </w:del>
    </w:p>
    <w:p w:rsidR="00F55B84" w:rsidDel="004E5602" w:rsidRDefault="00771D70" w:rsidP="00F55B84">
      <w:pPr>
        <w:pStyle w:val="ListParagraph"/>
        <w:numPr>
          <w:ilvl w:val="1"/>
          <w:numId w:val="1"/>
        </w:numPr>
        <w:rPr>
          <w:del w:id="23" w:author="William Lamb" w:date="2019-08-19T13:48:00Z"/>
        </w:rPr>
        <w:pPrChange w:id="24" w:author="William Lamb" w:date="2019-08-19T13:48:00Z">
          <w:pPr>
            <w:pStyle w:val="ListParagraph"/>
            <w:numPr>
              <w:ilvl w:val="1"/>
              <w:numId w:val="1"/>
            </w:numPr>
            <w:ind w:left="1080" w:hanging="360"/>
          </w:pPr>
        </w:pPrChange>
      </w:pPr>
      <w:r>
        <w:t>M</w:t>
      </w:r>
      <w:r w:rsidR="00F55B84">
        <w:t>easures on land (</w:t>
      </w:r>
      <w:r>
        <w:t xml:space="preserve">i.e. </w:t>
      </w:r>
      <w:r w:rsidR="00F55B84">
        <w:t>agriculture, forestry</w:t>
      </w:r>
      <w:ins w:id="25" w:author="William Lamb" w:date="2019-08-19T13:48:00Z">
        <w:r w:rsidR="004E5602">
          <w:t>, bioenergy</w:t>
        </w:r>
      </w:ins>
      <w:r w:rsidR="00F55B84">
        <w:t>)</w:t>
      </w:r>
      <w:del w:id="26" w:author="William Lamb" w:date="2019-08-19T13:48:00Z">
        <w:r w:rsidR="00F55B84" w:rsidDel="004E5602">
          <w:delText xml:space="preserve"> are excluded</w:delText>
        </w:r>
      </w:del>
    </w:p>
    <w:p w:rsidR="004E5602" w:rsidRDefault="004E5602" w:rsidP="004E5602">
      <w:pPr>
        <w:pStyle w:val="ListParagraph"/>
        <w:numPr>
          <w:ilvl w:val="1"/>
          <w:numId w:val="1"/>
        </w:numPr>
        <w:rPr>
          <w:ins w:id="27" w:author="William Lamb" w:date="2019-08-19T13:48:00Z"/>
        </w:rPr>
        <w:pPrChange w:id="28" w:author="William Lamb" w:date="2019-08-19T13:48:00Z">
          <w:pPr>
            <w:pStyle w:val="ListParagraph"/>
            <w:numPr>
              <w:ilvl w:val="1"/>
              <w:numId w:val="1"/>
            </w:numPr>
            <w:ind w:left="1080" w:hanging="360"/>
          </w:pPr>
        </w:pPrChange>
      </w:pPr>
    </w:p>
    <w:p w:rsidR="00F55B84" w:rsidRDefault="00F55B84" w:rsidP="00F55B84">
      <w:pPr>
        <w:pStyle w:val="ListParagraph"/>
        <w:numPr>
          <w:ilvl w:val="1"/>
          <w:numId w:val="1"/>
        </w:numPr>
        <w:rPr>
          <w:ins w:id="29" w:author="William Lamb" w:date="2019-08-15T11:39:00Z"/>
        </w:rPr>
        <w:pPrChange w:id="30" w:author="William Lamb" w:date="2019-08-19T13:48:00Z">
          <w:pPr>
            <w:pStyle w:val="ListParagraph"/>
            <w:numPr>
              <w:ilvl w:val="1"/>
              <w:numId w:val="1"/>
            </w:numPr>
            <w:ind w:left="1080" w:hanging="360"/>
          </w:pPr>
        </w:pPrChange>
      </w:pPr>
      <w:r>
        <w:t xml:space="preserve">Climate adaptation </w:t>
      </w:r>
      <w:r w:rsidR="00771D70">
        <w:t>policies</w:t>
      </w:r>
      <w:del w:id="31" w:author="William Lamb" w:date="2019-08-19T13:48:00Z">
        <w:r w:rsidR="00771D70" w:rsidDel="004E5602">
          <w:delText xml:space="preserve"> are</w:delText>
        </w:r>
        <w:r w:rsidDel="004E5602">
          <w:delText xml:space="preserve"> excluded</w:delText>
        </w:r>
      </w:del>
    </w:p>
    <w:p w:rsidR="005451C9" w:rsidRDefault="005451C9" w:rsidP="00F55B84">
      <w:pPr>
        <w:pStyle w:val="ListParagraph"/>
        <w:numPr>
          <w:ilvl w:val="1"/>
          <w:numId w:val="1"/>
        </w:numPr>
        <w:rPr>
          <w:ins w:id="32" w:author="William Lamb" w:date="2019-08-15T11:34:00Z"/>
        </w:rPr>
      </w:pPr>
      <w:ins w:id="33" w:author="William Lamb" w:date="2019-08-15T11:39:00Z">
        <w:r>
          <w:t>Fuel switching policies (e</w:t>
        </w:r>
        <w:r w:rsidR="004E5602">
          <w:t>.g. biomass to kerosene stoves)</w:t>
        </w:r>
      </w:ins>
    </w:p>
    <w:p w:rsidR="00313AB4" w:rsidRDefault="005451C9" w:rsidP="005451C9">
      <w:pPr>
        <w:pStyle w:val="ListParagraph"/>
        <w:numPr>
          <w:ilvl w:val="1"/>
          <w:numId w:val="1"/>
        </w:numPr>
        <w:pPrChange w:id="34" w:author="William Lamb" w:date="2019-08-19T13:49:00Z">
          <w:pPr>
            <w:pStyle w:val="ListParagraph"/>
            <w:numPr>
              <w:ilvl w:val="1"/>
              <w:numId w:val="1"/>
            </w:numPr>
            <w:ind w:left="1080" w:hanging="360"/>
          </w:pPr>
        </w:pPrChange>
      </w:pPr>
      <w:ins w:id="35" w:author="William Lamb" w:date="2019-08-15T11:34:00Z">
        <w:r>
          <w:t>Program-based measures</w:t>
        </w:r>
      </w:ins>
      <w:ins w:id="36" w:author="William Lamb" w:date="2019-08-19T13:49:00Z">
        <w:r w:rsidR="004E5602">
          <w:t>, pilots and experimental studies not</w:t>
        </w:r>
      </w:ins>
      <w:ins w:id="37" w:author="William Lamb" w:date="2019-08-15T11:34:00Z">
        <w:r>
          <w:t xml:space="preserve"> linked to overarching policies</w:t>
        </w:r>
      </w:ins>
    </w:p>
    <w:p w:rsidR="00F55B84" w:rsidRDefault="00F55B84" w:rsidP="00F55B84">
      <w:pPr>
        <w:pStyle w:val="ListParagraph"/>
        <w:numPr>
          <w:ilvl w:val="0"/>
          <w:numId w:val="1"/>
        </w:numPr>
      </w:pPr>
      <w:r>
        <w:t xml:space="preserve">Social outcomes broadly encompass the </w:t>
      </w:r>
      <w:del w:id="38" w:author="William Lamb" w:date="2019-08-15T11:34:00Z">
        <w:r w:rsidDel="005451C9">
          <w:delText>Sustainable Development Goals (see Figure 1), with two key exceptions</w:delText>
        </w:r>
      </w:del>
      <w:ins w:id="39" w:author="William Lamb" w:date="2019-08-15T11:34:00Z">
        <w:r w:rsidR="005451C9">
          <w:t>following:</w:t>
        </w:r>
      </w:ins>
    </w:p>
    <w:p w:rsidR="005451C9" w:rsidRDefault="005451C9" w:rsidP="00F55B84">
      <w:pPr>
        <w:pStyle w:val="ListParagraph"/>
        <w:numPr>
          <w:ilvl w:val="1"/>
          <w:numId w:val="1"/>
        </w:numPr>
        <w:rPr>
          <w:ins w:id="40" w:author="William Lamb" w:date="2019-08-15T11:36:00Z"/>
        </w:rPr>
      </w:pPr>
      <w:ins w:id="41" w:author="William Lamb" w:date="2019-08-15T11:35:00Z">
        <w:r>
          <w:t>Aspects of poverty alleviation</w:t>
        </w:r>
      </w:ins>
      <w:ins w:id="42" w:author="William Lamb" w:date="2019-08-15T11:38:00Z">
        <w:r>
          <w:t xml:space="preserve"> and affordability</w:t>
        </w:r>
      </w:ins>
      <w:ins w:id="43" w:author="William Lamb" w:date="2019-08-15T11:35:00Z">
        <w:r>
          <w:t xml:space="preserve">, including the affordability </w:t>
        </w:r>
      </w:ins>
      <w:ins w:id="44" w:author="William Lamb" w:date="2019-08-15T11:36:00Z">
        <w:r>
          <w:t>of energy services</w:t>
        </w:r>
      </w:ins>
    </w:p>
    <w:p w:rsidR="005451C9" w:rsidRDefault="005451C9" w:rsidP="00F55B84">
      <w:pPr>
        <w:pStyle w:val="ListParagraph"/>
        <w:numPr>
          <w:ilvl w:val="1"/>
          <w:numId w:val="1"/>
        </w:numPr>
        <w:rPr>
          <w:ins w:id="45" w:author="William Lamb" w:date="2019-08-15T11:37:00Z"/>
        </w:rPr>
      </w:pPr>
      <w:ins w:id="46" w:author="William Lamb" w:date="2019-08-15T11:36:00Z">
        <w:r>
          <w:t xml:space="preserve">The distributional </w:t>
        </w:r>
      </w:ins>
      <w:ins w:id="47" w:author="William Lamb" w:date="2019-08-15T11:37:00Z">
        <w:r>
          <w:t xml:space="preserve">(income) </w:t>
        </w:r>
      </w:ins>
      <w:ins w:id="48" w:author="William Lamb" w:date="2019-08-15T11:36:00Z">
        <w:r>
          <w:t>impacts of policies</w:t>
        </w:r>
      </w:ins>
      <w:ins w:id="49" w:author="William Lamb" w:date="2019-08-15T11:35:00Z">
        <w:r>
          <w:t>, along</w:t>
        </w:r>
      </w:ins>
      <w:ins w:id="50" w:author="William Lamb" w:date="2019-08-15T11:37:00Z">
        <w:r>
          <w:t xml:space="preserve"> different gradients (social classes, regions, gender) </w:t>
        </w:r>
      </w:ins>
    </w:p>
    <w:p w:rsidR="005451C9" w:rsidRDefault="005451C9" w:rsidP="00F55B84">
      <w:pPr>
        <w:pStyle w:val="ListParagraph"/>
        <w:numPr>
          <w:ilvl w:val="1"/>
          <w:numId w:val="1"/>
        </w:numPr>
        <w:rPr>
          <w:ins w:id="51" w:author="William Lamb" w:date="2019-08-19T13:51:00Z"/>
        </w:rPr>
      </w:pPr>
      <w:ins w:id="52" w:author="William Lamb" w:date="2019-08-15T11:37:00Z">
        <w:r>
          <w:t xml:space="preserve">Employment and jobs </w:t>
        </w:r>
      </w:ins>
    </w:p>
    <w:p w:rsidR="004E5602" w:rsidRDefault="004E5602" w:rsidP="00F55B84">
      <w:pPr>
        <w:pStyle w:val="ListParagraph"/>
        <w:numPr>
          <w:ilvl w:val="1"/>
          <w:numId w:val="1"/>
        </w:numPr>
        <w:rPr>
          <w:ins w:id="53" w:author="William Lamb" w:date="2019-08-15T11:38:00Z"/>
        </w:rPr>
      </w:pPr>
      <w:ins w:id="54" w:author="William Lamb" w:date="2019-08-19T13:51:00Z">
        <w:r>
          <w:t>Social and procedural justice (</w:t>
        </w:r>
      </w:ins>
      <w:ins w:id="55" w:author="William Lamb" w:date="2019-08-19T13:52:00Z">
        <w:r>
          <w:t>e.g. exclusion, democratic decision making)</w:t>
        </w:r>
      </w:ins>
    </w:p>
    <w:p w:rsidR="005451C9" w:rsidRDefault="005451C9">
      <w:pPr>
        <w:pStyle w:val="ListParagraph"/>
        <w:numPr>
          <w:ilvl w:val="0"/>
          <w:numId w:val="1"/>
        </w:numPr>
        <w:rPr>
          <w:ins w:id="56" w:author="William Lamb" w:date="2019-08-15T11:35:00Z"/>
        </w:rPr>
        <w:pPrChange w:id="57" w:author="William Lamb" w:date="2019-08-15T11:38:00Z">
          <w:pPr>
            <w:pStyle w:val="ListParagraph"/>
            <w:numPr>
              <w:ilvl w:val="1"/>
              <w:numId w:val="1"/>
            </w:numPr>
            <w:ind w:left="1080" w:hanging="360"/>
          </w:pPr>
        </w:pPrChange>
      </w:pPr>
      <w:ins w:id="58" w:author="William Lamb" w:date="2019-08-15T11:38:00Z">
        <w:r>
          <w:t>We exclude the following social outcomes from our study, in order to retain a manageable scope:</w:t>
        </w:r>
      </w:ins>
    </w:p>
    <w:p w:rsidR="00F55B84" w:rsidRDefault="00F55B84" w:rsidP="00F55B84">
      <w:pPr>
        <w:pStyle w:val="ListParagraph"/>
        <w:numPr>
          <w:ilvl w:val="1"/>
          <w:numId w:val="1"/>
        </w:numPr>
      </w:pPr>
      <w:r>
        <w:t xml:space="preserve">Health impacts </w:t>
      </w:r>
      <w:del w:id="59" w:author="William Lamb" w:date="2019-08-15T11:39:00Z">
        <w:r w:rsidDel="005451C9">
          <w:delText xml:space="preserve">are excluded </w:delText>
        </w:r>
      </w:del>
      <w:r>
        <w:t>(air quality, benefits of active travel, etc.)</w:t>
      </w:r>
    </w:p>
    <w:p w:rsidR="00F55B84" w:rsidRDefault="00F55B84" w:rsidP="00F55B84">
      <w:pPr>
        <w:pStyle w:val="ListParagraph"/>
        <w:numPr>
          <w:ilvl w:val="1"/>
          <w:numId w:val="1"/>
        </w:numPr>
        <w:rPr>
          <w:ins w:id="60" w:author="William Lamb" w:date="2019-08-15T11:39:00Z"/>
        </w:rPr>
      </w:pPr>
      <w:r>
        <w:t xml:space="preserve">Generic economic growth outcomes </w:t>
      </w:r>
      <w:del w:id="61" w:author="William Lamb" w:date="2019-08-15T11:39:00Z">
        <w:r w:rsidDel="005451C9">
          <w:delText xml:space="preserve">are excluded </w:delText>
        </w:r>
      </w:del>
      <w:r>
        <w:t>(e.g. social cost of carbon, ‘welfare’ impacts)</w:t>
      </w:r>
    </w:p>
    <w:p w:rsidR="005451C9" w:rsidRPr="00591FBC" w:rsidRDefault="005451C9" w:rsidP="00F55B84">
      <w:pPr>
        <w:pStyle w:val="ListParagraph"/>
        <w:numPr>
          <w:ilvl w:val="1"/>
          <w:numId w:val="1"/>
        </w:numPr>
      </w:pPr>
      <w:ins w:id="62" w:author="William Lamb" w:date="2019-08-15T11:39:00Z">
        <w:r>
          <w:t xml:space="preserve">Energy access </w:t>
        </w:r>
      </w:ins>
      <w:ins w:id="63" w:author="William Lamb" w:date="2019-08-15T11:41:00Z">
        <w:r>
          <w:t>outcomes (i.e. electrification)</w:t>
        </w:r>
      </w:ins>
    </w:p>
    <w:p w:rsidR="00591FBC" w:rsidRDefault="00591FBC" w:rsidP="00591FBC">
      <w:bookmarkStart w:id="64" w:name="_GoBack"/>
      <w:bookmarkEnd w:id="64"/>
    </w:p>
    <w:p w:rsidR="00591FBC" w:rsidRDefault="00591FBC" w:rsidP="00591FBC">
      <w:pPr>
        <w:keepNext/>
        <w:jc w:val="center"/>
      </w:pPr>
      <w:del w:id="65" w:author="William Lamb" w:date="2019-08-15T11:52:00Z">
        <w:r w:rsidDel="002641C2">
          <w:rPr>
            <w:noProof/>
            <w:lang w:eastAsia="en-GB"/>
          </w:rPr>
          <w:lastRenderedPageBreak/>
          <w:drawing>
            <wp:inline distT="0" distB="0" distL="0" distR="0">
              <wp:extent cx="4561860" cy="313653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op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6083" cy="3139441"/>
                      </a:xfrm>
                      <a:prstGeom prst="rect">
                        <a:avLst/>
                      </a:prstGeom>
                    </pic:spPr>
                  </pic:pic>
                </a:graphicData>
              </a:graphic>
            </wp:inline>
          </w:drawing>
        </w:r>
      </w:del>
      <w:ins w:id="66" w:author="William Lamb" w:date="2019-08-15T11:52:00Z">
        <w:r w:rsidR="002641C2">
          <w:rPr>
            <w:noProof/>
            <w:lang w:eastAsia="en-GB"/>
          </w:rPr>
          <w:drawing>
            <wp:inline distT="0" distB="0" distL="0" distR="0">
              <wp:extent cx="4363825" cy="4707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op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2006" cy="4716050"/>
                      </a:xfrm>
                      <a:prstGeom prst="rect">
                        <a:avLst/>
                      </a:prstGeom>
                    </pic:spPr>
                  </pic:pic>
                </a:graphicData>
              </a:graphic>
            </wp:inline>
          </w:drawing>
        </w:r>
      </w:ins>
    </w:p>
    <w:p w:rsidR="00591FBC" w:rsidRDefault="00591FBC" w:rsidP="00591FBC">
      <w:pPr>
        <w:pStyle w:val="Caption"/>
        <w:jc w:val="center"/>
        <w:rPr>
          <w:sz w:val="22"/>
        </w:rPr>
      </w:pPr>
      <w:r w:rsidRPr="00591FBC">
        <w:rPr>
          <w:sz w:val="22"/>
        </w:rPr>
        <w:t xml:space="preserve">Figure </w:t>
      </w:r>
      <w:r w:rsidRPr="00591FBC">
        <w:rPr>
          <w:sz w:val="22"/>
        </w:rPr>
        <w:fldChar w:fldCharType="begin"/>
      </w:r>
      <w:r w:rsidRPr="00591FBC">
        <w:rPr>
          <w:sz w:val="22"/>
        </w:rPr>
        <w:instrText xml:space="preserve"> SEQ Figure \* ARABIC </w:instrText>
      </w:r>
      <w:r w:rsidRPr="00591FBC">
        <w:rPr>
          <w:sz w:val="22"/>
        </w:rPr>
        <w:fldChar w:fldCharType="separate"/>
      </w:r>
      <w:r w:rsidR="008D3771">
        <w:rPr>
          <w:noProof/>
          <w:sz w:val="22"/>
        </w:rPr>
        <w:t>1</w:t>
      </w:r>
      <w:r w:rsidRPr="00591FBC">
        <w:rPr>
          <w:sz w:val="22"/>
        </w:rPr>
        <w:fldChar w:fldCharType="end"/>
      </w:r>
      <w:r w:rsidRPr="00591FBC">
        <w:rPr>
          <w:sz w:val="22"/>
        </w:rPr>
        <w:t>: Scope of study</w:t>
      </w:r>
    </w:p>
    <w:p w:rsidR="00F55B84" w:rsidRDefault="00F55B84" w:rsidP="00F55B84"/>
    <w:p w:rsidR="00771D70" w:rsidRPr="00F55B84" w:rsidRDefault="00771D70" w:rsidP="00F55B84"/>
    <w:tbl>
      <w:tblPr>
        <w:tblStyle w:val="TableGrid"/>
        <w:tblW w:w="0" w:type="auto"/>
        <w:tblLook w:val="04A0" w:firstRow="1" w:lastRow="0" w:firstColumn="1" w:lastColumn="0" w:noHBand="0" w:noVBand="1"/>
      </w:tblPr>
      <w:tblGrid>
        <w:gridCol w:w="1696"/>
        <w:gridCol w:w="3683"/>
        <w:gridCol w:w="3683"/>
      </w:tblGrid>
      <w:tr w:rsidR="00F55B84" w:rsidTr="006A5A3E">
        <w:tc>
          <w:tcPr>
            <w:tcW w:w="1696" w:type="dxa"/>
          </w:tcPr>
          <w:p w:rsidR="00F55B84" w:rsidRDefault="00F55B84" w:rsidP="006A5A3E">
            <w:pPr>
              <w:tabs>
                <w:tab w:val="left" w:pos="1620"/>
              </w:tabs>
            </w:pPr>
          </w:p>
        </w:tc>
        <w:tc>
          <w:tcPr>
            <w:tcW w:w="3683" w:type="dxa"/>
          </w:tcPr>
          <w:p w:rsidR="00F55B84" w:rsidRPr="005B3C67" w:rsidRDefault="00F55B84" w:rsidP="006A5A3E">
            <w:pPr>
              <w:tabs>
                <w:tab w:val="left" w:pos="1620"/>
              </w:tabs>
              <w:rPr>
                <w:b/>
              </w:rPr>
            </w:pPr>
            <w:r w:rsidRPr="005B3C67">
              <w:rPr>
                <w:b/>
              </w:rPr>
              <w:t>Inclusion</w:t>
            </w:r>
          </w:p>
        </w:tc>
        <w:tc>
          <w:tcPr>
            <w:tcW w:w="3683" w:type="dxa"/>
          </w:tcPr>
          <w:p w:rsidR="00F55B84" w:rsidRPr="005B3C67" w:rsidRDefault="00F55B84" w:rsidP="006A5A3E">
            <w:pPr>
              <w:tabs>
                <w:tab w:val="left" w:pos="1620"/>
              </w:tabs>
              <w:rPr>
                <w:b/>
              </w:rPr>
            </w:pPr>
            <w:r w:rsidRPr="005B3C67">
              <w:rPr>
                <w:b/>
              </w:rPr>
              <w:t>Exclusion</w:t>
            </w:r>
          </w:p>
        </w:tc>
      </w:tr>
      <w:tr w:rsidR="00F55B84" w:rsidTr="006A5A3E">
        <w:trPr>
          <w:trHeight w:val="763"/>
        </w:trPr>
        <w:tc>
          <w:tcPr>
            <w:tcW w:w="1696" w:type="dxa"/>
          </w:tcPr>
          <w:p w:rsidR="00F55B84" w:rsidRPr="005B3C67" w:rsidRDefault="00F55B84" w:rsidP="006A5A3E">
            <w:pPr>
              <w:tabs>
                <w:tab w:val="left" w:pos="1620"/>
              </w:tabs>
              <w:rPr>
                <w:b/>
              </w:rPr>
            </w:pPr>
            <w:r>
              <w:rPr>
                <w:b/>
              </w:rPr>
              <w:t>Ex-post</w:t>
            </w:r>
          </w:p>
        </w:tc>
        <w:tc>
          <w:tcPr>
            <w:tcW w:w="3683" w:type="dxa"/>
          </w:tcPr>
          <w:p w:rsidR="00F55B84" w:rsidRDefault="00F55B84" w:rsidP="00F55B84">
            <w:pPr>
              <w:pStyle w:val="ListParagraph"/>
              <w:numPr>
                <w:ilvl w:val="0"/>
                <w:numId w:val="3"/>
              </w:numPr>
              <w:tabs>
                <w:tab w:val="left" w:pos="1620"/>
              </w:tabs>
            </w:pPr>
            <w:r>
              <w:t>Studies on actual implemented policies – modelling, qualitative assessments, etc.</w:t>
            </w:r>
          </w:p>
          <w:p w:rsidR="00470CD3" w:rsidRDefault="00470CD3" w:rsidP="00470CD3">
            <w:pPr>
              <w:tabs>
                <w:tab w:val="left" w:pos="1620"/>
              </w:tabs>
            </w:pPr>
          </w:p>
          <w:p w:rsidR="00470CD3" w:rsidRDefault="00470CD3" w:rsidP="00470CD3">
            <w:pPr>
              <w:tabs>
                <w:tab w:val="left" w:pos="1620"/>
              </w:tabs>
            </w:pPr>
          </w:p>
        </w:tc>
        <w:tc>
          <w:tcPr>
            <w:tcW w:w="3683" w:type="dxa"/>
          </w:tcPr>
          <w:p w:rsidR="00F55B84" w:rsidRDefault="00F55B84" w:rsidP="009D5343">
            <w:pPr>
              <w:pStyle w:val="ListParagraph"/>
              <w:numPr>
                <w:ilvl w:val="0"/>
                <w:numId w:val="2"/>
              </w:numPr>
              <w:tabs>
                <w:tab w:val="left" w:pos="1620"/>
              </w:tabs>
            </w:pPr>
            <w:r>
              <w:t>Studies on policies not yet implemented</w:t>
            </w:r>
          </w:p>
          <w:p w:rsidR="00470CD3" w:rsidRDefault="00F55B84" w:rsidP="009D5343">
            <w:pPr>
              <w:pStyle w:val="ListParagraph"/>
              <w:numPr>
                <w:ilvl w:val="0"/>
                <w:numId w:val="2"/>
              </w:numPr>
              <w:tabs>
                <w:tab w:val="left" w:pos="1620"/>
              </w:tabs>
            </w:pPr>
            <w:r>
              <w:t>Simulations of possible policies</w:t>
            </w:r>
          </w:p>
          <w:p w:rsidR="009D5343" w:rsidRDefault="009D5343" w:rsidP="009D5343">
            <w:pPr>
              <w:pStyle w:val="ListParagraph"/>
              <w:numPr>
                <w:ilvl w:val="0"/>
                <w:numId w:val="2"/>
              </w:numPr>
              <w:tabs>
                <w:tab w:val="left" w:pos="1620"/>
              </w:tabs>
            </w:pPr>
            <w:r w:rsidRPr="005E5851">
              <w:rPr>
                <w:b/>
              </w:rPr>
              <w:t xml:space="preserve">Ex-ante </w:t>
            </w:r>
            <w:r>
              <w:rPr>
                <w:b/>
              </w:rPr>
              <w:t>analysis of ex-post policies</w:t>
            </w:r>
          </w:p>
        </w:tc>
      </w:tr>
      <w:tr w:rsidR="00F55B84" w:rsidTr="006A5A3E">
        <w:trPr>
          <w:trHeight w:val="1626"/>
        </w:trPr>
        <w:tc>
          <w:tcPr>
            <w:tcW w:w="1696" w:type="dxa"/>
          </w:tcPr>
          <w:p w:rsidR="00F55B84" w:rsidRPr="005B3C67" w:rsidRDefault="00F55B84" w:rsidP="006A5A3E">
            <w:pPr>
              <w:tabs>
                <w:tab w:val="left" w:pos="1620"/>
              </w:tabs>
              <w:rPr>
                <w:b/>
              </w:rPr>
            </w:pPr>
            <w:r>
              <w:rPr>
                <w:b/>
              </w:rPr>
              <w:t>Intervention type</w:t>
            </w:r>
          </w:p>
        </w:tc>
        <w:tc>
          <w:tcPr>
            <w:tcW w:w="3683" w:type="dxa"/>
          </w:tcPr>
          <w:p w:rsidR="002641C2" w:rsidRDefault="002641C2" w:rsidP="00F55B84">
            <w:pPr>
              <w:pStyle w:val="ListParagraph"/>
              <w:numPr>
                <w:ilvl w:val="0"/>
                <w:numId w:val="4"/>
              </w:numPr>
              <w:tabs>
                <w:tab w:val="left" w:pos="1620"/>
              </w:tabs>
              <w:rPr>
                <w:ins w:id="67" w:author="William Lamb" w:date="2019-08-15T11:53:00Z"/>
              </w:rPr>
            </w:pPr>
            <w:ins w:id="68" w:author="William Lamb" w:date="2019-08-15T11:53:00Z">
              <w:r>
                <w:t>Penalizes fossil fuel use</w:t>
              </w:r>
            </w:ins>
          </w:p>
          <w:p w:rsidR="002641C2" w:rsidRDefault="002641C2" w:rsidP="00F55B84">
            <w:pPr>
              <w:pStyle w:val="ListParagraph"/>
              <w:numPr>
                <w:ilvl w:val="0"/>
                <w:numId w:val="4"/>
              </w:numPr>
              <w:tabs>
                <w:tab w:val="left" w:pos="1620"/>
              </w:tabs>
              <w:rPr>
                <w:ins w:id="69" w:author="William Lamb" w:date="2019-08-15T11:53:00Z"/>
              </w:rPr>
            </w:pPr>
            <w:ins w:id="70" w:author="William Lamb" w:date="2019-08-15T11:53:00Z">
              <w:r>
                <w:t>Reduces energy demand</w:t>
              </w:r>
            </w:ins>
          </w:p>
          <w:p w:rsidR="00F55B84" w:rsidDel="002641C2" w:rsidRDefault="002641C2">
            <w:pPr>
              <w:pStyle w:val="ListParagraph"/>
              <w:numPr>
                <w:ilvl w:val="0"/>
                <w:numId w:val="4"/>
              </w:numPr>
              <w:tabs>
                <w:tab w:val="left" w:pos="1620"/>
              </w:tabs>
              <w:rPr>
                <w:del w:id="71" w:author="William Lamb" w:date="2019-08-15T11:53:00Z"/>
              </w:rPr>
            </w:pPr>
            <w:ins w:id="72" w:author="William Lamb" w:date="2019-08-15T11:53:00Z">
              <w:r>
                <w:t>Supports renewable energy</w:t>
              </w:r>
            </w:ins>
            <w:del w:id="73" w:author="William Lamb" w:date="2019-08-15T11:53:00Z">
              <w:r w:rsidR="00F55B84" w:rsidDel="002641C2">
                <w:delText>Supports low/zero-carbon/energy demand reducing technologies and actions</w:delText>
              </w:r>
            </w:del>
          </w:p>
          <w:p w:rsidR="00470CD3" w:rsidDel="002641C2" w:rsidRDefault="00F55B84">
            <w:pPr>
              <w:pStyle w:val="ListParagraph"/>
              <w:numPr>
                <w:ilvl w:val="0"/>
                <w:numId w:val="4"/>
              </w:numPr>
              <w:tabs>
                <w:tab w:val="left" w:pos="1620"/>
              </w:tabs>
              <w:rPr>
                <w:del w:id="74" w:author="William Lamb" w:date="2019-08-15T11:53:00Z"/>
              </w:rPr>
            </w:pPr>
            <w:del w:id="75" w:author="William Lamb" w:date="2019-08-15T11:53:00Z">
              <w:r w:rsidDel="002641C2">
                <w:delText>Penalizes fossil fuel and high energy use</w:delText>
              </w:r>
            </w:del>
          </w:p>
          <w:p w:rsidR="00470CD3" w:rsidRDefault="00470CD3">
            <w:pPr>
              <w:pStyle w:val="ListParagraph"/>
              <w:numPr>
                <w:ilvl w:val="0"/>
                <w:numId w:val="4"/>
              </w:numPr>
              <w:tabs>
                <w:tab w:val="left" w:pos="1620"/>
              </w:tabs>
            </w:pPr>
          </w:p>
        </w:tc>
        <w:tc>
          <w:tcPr>
            <w:tcW w:w="3683" w:type="dxa"/>
          </w:tcPr>
          <w:p w:rsidR="00F55B84" w:rsidRDefault="00F55B84" w:rsidP="00F55B84">
            <w:pPr>
              <w:pStyle w:val="ListParagraph"/>
              <w:numPr>
                <w:ilvl w:val="0"/>
                <w:numId w:val="4"/>
              </w:numPr>
              <w:tabs>
                <w:tab w:val="left" w:pos="1620"/>
              </w:tabs>
            </w:pPr>
            <w:r>
              <w:t>Land-use sector (agriculture, forestry</w:t>
            </w:r>
            <w:r w:rsidR="00F70CEC">
              <w:t>, also migration</w:t>
            </w:r>
            <w:r>
              <w:t>) [also disqualifies biofuels]</w:t>
            </w:r>
          </w:p>
          <w:p w:rsidR="00F55B84" w:rsidRDefault="00F55B84" w:rsidP="00F55B84">
            <w:pPr>
              <w:pStyle w:val="ListParagraph"/>
              <w:numPr>
                <w:ilvl w:val="0"/>
                <w:numId w:val="4"/>
              </w:numPr>
              <w:tabs>
                <w:tab w:val="left" w:pos="1620"/>
              </w:tabs>
            </w:pPr>
            <w:r>
              <w:t>Adaptation &amp; climate impacts</w:t>
            </w:r>
          </w:p>
          <w:p w:rsidR="00F55B84" w:rsidRDefault="00F55B84" w:rsidP="00F55B84">
            <w:pPr>
              <w:pStyle w:val="ListParagraph"/>
              <w:numPr>
                <w:ilvl w:val="0"/>
                <w:numId w:val="4"/>
              </w:numPr>
              <w:tabs>
                <w:tab w:val="left" w:pos="1620"/>
              </w:tabs>
            </w:pPr>
            <w:r>
              <w:t xml:space="preserve">Measures directed at local air pollution (e.g. NOx, </w:t>
            </w:r>
            <w:proofErr w:type="spellStart"/>
            <w:r>
              <w:t>SOx</w:t>
            </w:r>
            <w:proofErr w:type="spellEnd"/>
            <w:r>
              <w:t xml:space="preserve"> only)</w:t>
            </w:r>
          </w:p>
          <w:p w:rsidR="005E5851" w:rsidRPr="009D5343" w:rsidRDefault="005E5851" w:rsidP="00F55B84">
            <w:pPr>
              <w:pStyle w:val="ListParagraph"/>
              <w:numPr>
                <w:ilvl w:val="0"/>
                <w:numId w:val="4"/>
              </w:numPr>
              <w:tabs>
                <w:tab w:val="left" w:pos="1620"/>
              </w:tabs>
            </w:pPr>
            <w:r w:rsidRPr="009D5343">
              <w:t xml:space="preserve">Social policies with climate outcomes (e.g. </w:t>
            </w:r>
            <w:r w:rsidR="009D5343" w:rsidRPr="009D5343">
              <w:t xml:space="preserve">social </w:t>
            </w:r>
            <w:r w:rsidRPr="009D5343">
              <w:t>housing)</w:t>
            </w:r>
          </w:p>
          <w:p w:rsidR="00413668" w:rsidRPr="002641C2" w:rsidRDefault="00413668" w:rsidP="00F55B84">
            <w:pPr>
              <w:pStyle w:val="ListParagraph"/>
              <w:numPr>
                <w:ilvl w:val="0"/>
                <w:numId w:val="4"/>
              </w:numPr>
              <w:tabs>
                <w:tab w:val="left" w:pos="1620"/>
              </w:tabs>
              <w:rPr>
                <w:rPrChange w:id="76" w:author="William Lamb" w:date="2019-08-15T11:54:00Z">
                  <w:rPr>
                    <w:b/>
                  </w:rPr>
                </w:rPrChange>
              </w:rPr>
            </w:pPr>
            <w:r w:rsidRPr="002641C2">
              <w:rPr>
                <w:rPrChange w:id="77" w:author="William Lamb" w:date="2019-08-15T11:54:00Z">
                  <w:rPr>
                    <w:b/>
                  </w:rPr>
                </w:rPrChange>
              </w:rPr>
              <w:t>Energy price fluctuations with no policy intervention</w:t>
            </w:r>
          </w:p>
          <w:p w:rsidR="00F55B84" w:rsidRDefault="00BC04C6" w:rsidP="00BC04C6">
            <w:pPr>
              <w:pStyle w:val="ListParagraph"/>
              <w:numPr>
                <w:ilvl w:val="0"/>
                <w:numId w:val="4"/>
              </w:numPr>
              <w:tabs>
                <w:tab w:val="left" w:pos="1620"/>
              </w:tabs>
            </w:pPr>
            <w:r>
              <w:t>Fuel switching (e.g. biomass -&gt; LPG)</w:t>
            </w:r>
          </w:p>
        </w:tc>
      </w:tr>
      <w:tr w:rsidR="00F55B84" w:rsidTr="006A5A3E">
        <w:tc>
          <w:tcPr>
            <w:tcW w:w="1696" w:type="dxa"/>
          </w:tcPr>
          <w:p w:rsidR="00F55B84" w:rsidRPr="00861CBB" w:rsidRDefault="00F55B84" w:rsidP="006A5A3E">
            <w:pPr>
              <w:tabs>
                <w:tab w:val="left" w:pos="1620"/>
              </w:tabs>
              <w:rPr>
                <w:b/>
              </w:rPr>
            </w:pPr>
            <w:r w:rsidRPr="00861CBB">
              <w:rPr>
                <w:b/>
              </w:rPr>
              <w:t>Outcome type</w:t>
            </w:r>
          </w:p>
        </w:tc>
        <w:tc>
          <w:tcPr>
            <w:tcW w:w="3683" w:type="dxa"/>
          </w:tcPr>
          <w:p w:rsidR="00F55B84" w:rsidRDefault="00F55B84" w:rsidP="00F55B84">
            <w:pPr>
              <w:pStyle w:val="ListParagraph"/>
              <w:numPr>
                <w:ilvl w:val="0"/>
                <w:numId w:val="5"/>
              </w:numPr>
              <w:tabs>
                <w:tab w:val="left" w:pos="1620"/>
              </w:tabs>
              <w:rPr>
                <w:ins w:id="78" w:author="William Lamb" w:date="2019-08-15T11:54:00Z"/>
              </w:rPr>
            </w:pPr>
            <w:r>
              <w:t>Pover</w:t>
            </w:r>
            <w:r w:rsidR="009D5343">
              <w:t>t</w:t>
            </w:r>
            <w:r>
              <w:t>y and livelihoods</w:t>
            </w:r>
          </w:p>
          <w:p w:rsidR="002641C2" w:rsidRDefault="002641C2" w:rsidP="00F55B84">
            <w:pPr>
              <w:pStyle w:val="ListParagraph"/>
              <w:numPr>
                <w:ilvl w:val="0"/>
                <w:numId w:val="5"/>
              </w:numPr>
              <w:tabs>
                <w:tab w:val="left" w:pos="1620"/>
              </w:tabs>
            </w:pPr>
            <w:ins w:id="79" w:author="William Lamb" w:date="2019-08-15T11:54:00Z">
              <w:r>
                <w:lastRenderedPageBreak/>
                <w:t>Affordability of services</w:t>
              </w:r>
            </w:ins>
          </w:p>
          <w:p w:rsidR="00F55B84" w:rsidDel="002641C2" w:rsidRDefault="00F55B84" w:rsidP="00F55B84">
            <w:pPr>
              <w:pStyle w:val="ListParagraph"/>
              <w:numPr>
                <w:ilvl w:val="0"/>
                <w:numId w:val="5"/>
              </w:numPr>
              <w:tabs>
                <w:tab w:val="left" w:pos="1620"/>
              </w:tabs>
              <w:rPr>
                <w:del w:id="80" w:author="William Lamb" w:date="2019-08-15T11:54:00Z"/>
              </w:rPr>
            </w:pPr>
            <w:del w:id="81" w:author="William Lamb" w:date="2019-08-15T11:54:00Z">
              <w:r w:rsidDel="002641C2">
                <w:delText>Nutrition and hunger</w:delText>
              </w:r>
            </w:del>
          </w:p>
          <w:p w:rsidR="00F55B84" w:rsidDel="002641C2" w:rsidRDefault="00F55B84" w:rsidP="00F55B84">
            <w:pPr>
              <w:pStyle w:val="ListParagraph"/>
              <w:numPr>
                <w:ilvl w:val="0"/>
                <w:numId w:val="5"/>
              </w:numPr>
              <w:tabs>
                <w:tab w:val="left" w:pos="1620"/>
              </w:tabs>
              <w:rPr>
                <w:del w:id="82" w:author="William Lamb" w:date="2019-08-15T11:54:00Z"/>
              </w:rPr>
            </w:pPr>
            <w:del w:id="83" w:author="William Lamb" w:date="2019-08-15T11:54:00Z">
              <w:r w:rsidDel="002641C2">
                <w:delText>Well-being and basic needs</w:delText>
              </w:r>
            </w:del>
          </w:p>
          <w:p w:rsidR="00F55B84" w:rsidRDefault="00F55B84" w:rsidP="00F55B84">
            <w:pPr>
              <w:pStyle w:val="ListParagraph"/>
              <w:numPr>
                <w:ilvl w:val="0"/>
                <w:numId w:val="5"/>
              </w:numPr>
              <w:tabs>
                <w:tab w:val="left" w:pos="1620"/>
              </w:tabs>
            </w:pPr>
            <w:r>
              <w:t>Equity and gender</w:t>
            </w:r>
          </w:p>
          <w:p w:rsidR="00F55B84" w:rsidDel="002641C2" w:rsidRDefault="00F55B84" w:rsidP="00F55B84">
            <w:pPr>
              <w:pStyle w:val="ListParagraph"/>
              <w:numPr>
                <w:ilvl w:val="0"/>
                <w:numId w:val="5"/>
              </w:numPr>
              <w:tabs>
                <w:tab w:val="left" w:pos="1620"/>
              </w:tabs>
              <w:rPr>
                <w:del w:id="84" w:author="William Lamb" w:date="2019-08-15T11:54:00Z"/>
              </w:rPr>
            </w:pPr>
            <w:del w:id="85" w:author="William Lamb" w:date="2019-08-15T11:54:00Z">
              <w:r w:rsidDel="002641C2">
                <w:delText>Infrastructure access (water, sanitation, electricity)</w:delText>
              </w:r>
            </w:del>
          </w:p>
          <w:p w:rsidR="00F55B84" w:rsidDel="002641C2" w:rsidRDefault="00F55B84" w:rsidP="00F55B84">
            <w:pPr>
              <w:pStyle w:val="ListParagraph"/>
              <w:numPr>
                <w:ilvl w:val="0"/>
                <w:numId w:val="5"/>
              </w:numPr>
              <w:tabs>
                <w:tab w:val="left" w:pos="1620"/>
              </w:tabs>
              <w:rPr>
                <w:del w:id="86" w:author="William Lamb" w:date="2019-08-15T11:54:00Z"/>
              </w:rPr>
            </w:pPr>
            <w:del w:id="87" w:author="William Lamb" w:date="2019-08-15T11:54:00Z">
              <w:r w:rsidDel="002641C2">
                <w:delText>Energy services access and mobility</w:delText>
              </w:r>
            </w:del>
          </w:p>
          <w:p w:rsidR="00F55B84" w:rsidRDefault="00F55B84" w:rsidP="00F55B84">
            <w:pPr>
              <w:pStyle w:val="ListParagraph"/>
              <w:numPr>
                <w:ilvl w:val="0"/>
                <w:numId w:val="5"/>
              </w:numPr>
              <w:tabs>
                <w:tab w:val="left" w:pos="1620"/>
              </w:tabs>
            </w:pPr>
            <w:r>
              <w:t>Jobs and unemployment</w:t>
            </w:r>
          </w:p>
          <w:p w:rsidR="00F55B84" w:rsidRDefault="00F55B84" w:rsidP="00F55B84">
            <w:pPr>
              <w:pStyle w:val="ListParagraph"/>
              <w:numPr>
                <w:ilvl w:val="0"/>
                <w:numId w:val="5"/>
              </w:numPr>
              <w:tabs>
                <w:tab w:val="left" w:pos="1620"/>
              </w:tabs>
            </w:pPr>
            <w:r>
              <w:t>Inequality and distribution</w:t>
            </w:r>
          </w:p>
          <w:p w:rsidR="008208FB" w:rsidDel="002641C2" w:rsidRDefault="008208FB">
            <w:pPr>
              <w:pStyle w:val="ListParagraph"/>
              <w:tabs>
                <w:tab w:val="left" w:pos="1620"/>
              </w:tabs>
              <w:ind w:left="360"/>
              <w:rPr>
                <w:del w:id="88" w:author="William Lamb" w:date="2019-08-15T11:54:00Z"/>
              </w:rPr>
              <w:pPrChange w:id="89" w:author="William Lamb" w:date="2019-08-15T11:54:00Z">
                <w:pPr>
                  <w:pStyle w:val="ListParagraph"/>
                  <w:numPr>
                    <w:numId w:val="5"/>
                  </w:numPr>
                  <w:tabs>
                    <w:tab w:val="left" w:pos="1620"/>
                  </w:tabs>
                  <w:ind w:left="360" w:hanging="360"/>
                </w:pPr>
              </w:pPrChange>
            </w:pPr>
            <w:del w:id="90" w:author="William Lamb" w:date="2019-08-15T11:54:00Z">
              <w:r w:rsidDel="002641C2">
                <w:delText>Housing and shelter</w:delText>
              </w:r>
            </w:del>
          </w:p>
          <w:p w:rsidR="008208FB" w:rsidRDefault="008208FB">
            <w:pPr>
              <w:pStyle w:val="ListParagraph"/>
              <w:tabs>
                <w:tab w:val="left" w:pos="1620"/>
              </w:tabs>
              <w:ind w:left="360"/>
              <w:pPrChange w:id="91" w:author="William Lamb" w:date="2019-08-15T11:54:00Z">
                <w:pPr>
                  <w:pStyle w:val="ListParagraph"/>
                  <w:numPr>
                    <w:numId w:val="5"/>
                  </w:numPr>
                  <w:tabs>
                    <w:tab w:val="left" w:pos="1620"/>
                  </w:tabs>
                  <w:ind w:left="360" w:hanging="360"/>
                </w:pPr>
              </w:pPrChange>
            </w:pPr>
            <w:del w:id="92" w:author="William Lamb" w:date="2019-08-15T11:54:00Z">
              <w:r w:rsidDel="002641C2">
                <w:delText>Air quality</w:delText>
              </w:r>
            </w:del>
          </w:p>
        </w:tc>
        <w:tc>
          <w:tcPr>
            <w:tcW w:w="3683" w:type="dxa"/>
          </w:tcPr>
          <w:p w:rsidR="00F55B84" w:rsidRDefault="008208FB" w:rsidP="00F55B84">
            <w:pPr>
              <w:pStyle w:val="ListParagraph"/>
              <w:numPr>
                <w:ilvl w:val="0"/>
                <w:numId w:val="5"/>
              </w:numPr>
              <w:tabs>
                <w:tab w:val="left" w:pos="1620"/>
              </w:tabs>
            </w:pPr>
            <w:r>
              <w:lastRenderedPageBreak/>
              <w:t>Non-air quality</w:t>
            </w:r>
            <w:r w:rsidR="00D34A7C">
              <w:t xml:space="preserve"> related</w:t>
            </w:r>
            <w:r>
              <w:t xml:space="preserve"> health</w:t>
            </w:r>
          </w:p>
          <w:p w:rsidR="002641C2" w:rsidRDefault="006B25B7" w:rsidP="002641C2">
            <w:pPr>
              <w:pStyle w:val="ListParagraph"/>
              <w:numPr>
                <w:ilvl w:val="0"/>
                <w:numId w:val="5"/>
              </w:numPr>
              <w:tabs>
                <w:tab w:val="left" w:pos="1620"/>
              </w:tabs>
              <w:rPr>
                <w:ins w:id="93" w:author="William Lamb" w:date="2019-08-15T11:54:00Z"/>
              </w:rPr>
            </w:pPr>
            <w:r>
              <w:lastRenderedPageBreak/>
              <w:t>GDP,</w:t>
            </w:r>
            <w:r w:rsidR="00F55B84">
              <w:t xml:space="preserve"> “Social cost of carbon”</w:t>
            </w:r>
            <w:r>
              <w:t xml:space="preserve"> (aggregate economic measures)</w:t>
            </w:r>
            <w:ins w:id="94" w:author="William Lamb" w:date="2019-08-15T11:54:00Z">
              <w:r w:rsidR="002641C2">
                <w:t xml:space="preserve"> </w:t>
              </w:r>
            </w:ins>
          </w:p>
          <w:p w:rsidR="002641C2" w:rsidRDefault="002641C2" w:rsidP="002641C2">
            <w:pPr>
              <w:pStyle w:val="ListParagraph"/>
              <w:numPr>
                <w:ilvl w:val="0"/>
                <w:numId w:val="5"/>
              </w:numPr>
              <w:tabs>
                <w:tab w:val="left" w:pos="1620"/>
              </w:tabs>
              <w:rPr>
                <w:ins w:id="95" w:author="William Lamb" w:date="2019-08-15T11:54:00Z"/>
              </w:rPr>
            </w:pPr>
            <w:ins w:id="96" w:author="William Lamb" w:date="2019-08-15T11:54:00Z">
              <w:r>
                <w:t>Nutrition and hunger</w:t>
              </w:r>
            </w:ins>
          </w:p>
          <w:p w:rsidR="002641C2" w:rsidRDefault="002641C2" w:rsidP="002641C2">
            <w:pPr>
              <w:pStyle w:val="ListParagraph"/>
              <w:numPr>
                <w:ilvl w:val="0"/>
                <w:numId w:val="5"/>
              </w:numPr>
              <w:tabs>
                <w:tab w:val="left" w:pos="1620"/>
              </w:tabs>
              <w:rPr>
                <w:ins w:id="97" w:author="William Lamb" w:date="2019-08-15T11:54:00Z"/>
              </w:rPr>
            </w:pPr>
            <w:ins w:id="98" w:author="William Lamb" w:date="2019-08-15T11:54:00Z">
              <w:r>
                <w:t>Well-being and basic needs</w:t>
              </w:r>
            </w:ins>
          </w:p>
          <w:p w:rsidR="002641C2" w:rsidRDefault="002641C2" w:rsidP="002641C2">
            <w:pPr>
              <w:pStyle w:val="ListParagraph"/>
              <w:numPr>
                <w:ilvl w:val="0"/>
                <w:numId w:val="5"/>
              </w:numPr>
              <w:tabs>
                <w:tab w:val="left" w:pos="1620"/>
              </w:tabs>
              <w:rPr>
                <w:ins w:id="99" w:author="William Lamb" w:date="2019-08-15T11:54:00Z"/>
              </w:rPr>
            </w:pPr>
            <w:ins w:id="100" w:author="William Lamb" w:date="2019-08-15T11:54:00Z">
              <w:r>
                <w:t>Infrastructure access (water, sanitation, electricity)</w:t>
              </w:r>
            </w:ins>
          </w:p>
          <w:p w:rsidR="002641C2" w:rsidRDefault="002641C2" w:rsidP="002641C2">
            <w:pPr>
              <w:pStyle w:val="ListParagraph"/>
              <w:numPr>
                <w:ilvl w:val="0"/>
                <w:numId w:val="5"/>
              </w:numPr>
              <w:tabs>
                <w:tab w:val="left" w:pos="1620"/>
              </w:tabs>
              <w:rPr>
                <w:ins w:id="101" w:author="William Lamb" w:date="2019-08-15T11:54:00Z"/>
              </w:rPr>
            </w:pPr>
            <w:ins w:id="102" w:author="William Lamb" w:date="2019-08-15T11:54:00Z">
              <w:r>
                <w:t>Energy services access and mobility</w:t>
              </w:r>
            </w:ins>
          </w:p>
          <w:p w:rsidR="002641C2" w:rsidRDefault="002641C2" w:rsidP="002641C2">
            <w:pPr>
              <w:pStyle w:val="ListParagraph"/>
              <w:numPr>
                <w:ilvl w:val="0"/>
                <w:numId w:val="5"/>
              </w:numPr>
              <w:tabs>
                <w:tab w:val="left" w:pos="1620"/>
              </w:tabs>
              <w:rPr>
                <w:ins w:id="103" w:author="William Lamb" w:date="2019-08-15T11:54:00Z"/>
              </w:rPr>
            </w:pPr>
            <w:ins w:id="104" w:author="William Lamb" w:date="2019-08-15T11:54:00Z">
              <w:r>
                <w:t>Housing and shelter</w:t>
              </w:r>
            </w:ins>
          </w:p>
          <w:p w:rsidR="00F55B84" w:rsidRDefault="002641C2" w:rsidP="002641C2">
            <w:pPr>
              <w:pStyle w:val="ListParagraph"/>
              <w:keepNext/>
              <w:numPr>
                <w:ilvl w:val="0"/>
                <w:numId w:val="5"/>
              </w:numPr>
              <w:tabs>
                <w:tab w:val="left" w:pos="1620"/>
              </w:tabs>
            </w:pPr>
            <w:ins w:id="105" w:author="William Lamb" w:date="2019-08-15T11:54:00Z">
              <w:r>
                <w:t>Air quality</w:t>
              </w:r>
            </w:ins>
          </w:p>
        </w:tc>
      </w:tr>
      <w:tr w:rsidR="0083510A" w:rsidTr="006A5A3E">
        <w:tc>
          <w:tcPr>
            <w:tcW w:w="1696" w:type="dxa"/>
          </w:tcPr>
          <w:p w:rsidR="0083510A" w:rsidRPr="00861CBB" w:rsidRDefault="0083510A" w:rsidP="006A5A3E">
            <w:pPr>
              <w:tabs>
                <w:tab w:val="left" w:pos="1620"/>
              </w:tabs>
              <w:rPr>
                <w:b/>
              </w:rPr>
            </w:pPr>
            <w:r>
              <w:rPr>
                <w:b/>
              </w:rPr>
              <w:lastRenderedPageBreak/>
              <w:t>Scope of study</w:t>
            </w:r>
          </w:p>
        </w:tc>
        <w:tc>
          <w:tcPr>
            <w:tcW w:w="3683" w:type="dxa"/>
          </w:tcPr>
          <w:p w:rsidR="00242AB5" w:rsidRDefault="00242AB5" w:rsidP="00242AB5">
            <w:pPr>
              <w:pStyle w:val="ListParagraph"/>
              <w:numPr>
                <w:ilvl w:val="0"/>
                <w:numId w:val="15"/>
              </w:numPr>
              <w:tabs>
                <w:tab w:val="left" w:pos="1620"/>
              </w:tabs>
            </w:pPr>
            <w:r>
              <w:t>Has a statement of climate/energy policy</w:t>
            </w:r>
          </w:p>
          <w:p w:rsidR="00242AB5" w:rsidDel="002641C2" w:rsidRDefault="00242AB5" w:rsidP="0083510A">
            <w:pPr>
              <w:tabs>
                <w:tab w:val="left" w:pos="1620"/>
              </w:tabs>
              <w:rPr>
                <w:del w:id="106" w:author="William Lamb" w:date="2019-08-15T11:54:00Z"/>
              </w:rPr>
            </w:pPr>
          </w:p>
          <w:p w:rsidR="00242AB5" w:rsidDel="002641C2" w:rsidRDefault="00242AB5" w:rsidP="0083510A">
            <w:pPr>
              <w:tabs>
                <w:tab w:val="left" w:pos="1620"/>
              </w:tabs>
              <w:rPr>
                <w:del w:id="107" w:author="William Lamb" w:date="2019-08-15T11:54:00Z"/>
              </w:rPr>
            </w:pPr>
          </w:p>
          <w:p w:rsidR="00242AB5" w:rsidDel="002641C2" w:rsidRDefault="00242AB5" w:rsidP="0083510A">
            <w:pPr>
              <w:tabs>
                <w:tab w:val="left" w:pos="1620"/>
              </w:tabs>
              <w:rPr>
                <w:del w:id="108" w:author="William Lamb" w:date="2019-08-15T11:54:00Z"/>
              </w:rPr>
            </w:pPr>
          </w:p>
          <w:p w:rsidR="00242AB5" w:rsidDel="002641C2" w:rsidRDefault="00242AB5" w:rsidP="0083510A">
            <w:pPr>
              <w:tabs>
                <w:tab w:val="left" w:pos="1620"/>
              </w:tabs>
              <w:rPr>
                <w:del w:id="109" w:author="William Lamb" w:date="2019-08-15T11:54:00Z"/>
              </w:rPr>
            </w:pPr>
          </w:p>
          <w:p w:rsidR="0083510A" w:rsidRDefault="0083510A" w:rsidP="0083510A">
            <w:pPr>
              <w:tabs>
                <w:tab w:val="left" w:pos="1620"/>
              </w:tabs>
            </w:pPr>
            <w:r>
              <w:t>Led by political institutions:</w:t>
            </w:r>
          </w:p>
          <w:p w:rsidR="0083510A" w:rsidRDefault="0083510A" w:rsidP="00F55B84">
            <w:pPr>
              <w:pStyle w:val="ListParagraph"/>
              <w:numPr>
                <w:ilvl w:val="0"/>
                <w:numId w:val="5"/>
              </w:numPr>
              <w:tabs>
                <w:tab w:val="left" w:pos="1620"/>
              </w:tabs>
            </w:pPr>
            <w:r>
              <w:t>National</w:t>
            </w:r>
          </w:p>
          <w:p w:rsidR="0083510A" w:rsidRDefault="0083510A" w:rsidP="00F55B84">
            <w:pPr>
              <w:pStyle w:val="ListParagraph"/>
              <w:numPr>
                <w:ilvl w:val="0"/>
                <w:numId w:val="5"/>
              </w:numPr>
              <w:tabs>
                <w:tab w:val="left" w:pos="1620"/>
              </w:tabs>
            </w:pPr>
            <w:r>
              <w:t>Regional</w:t>
            </w:r>
          </w:p>
          <w:p w:rsidR="0083510A" w:rsidDel="002641C2" w:rsidRDefault="0083510A">
            <w:pPr>
              <w:pStyle w:val="ListParagraph"/>
              <w:numPr>
                <w:ilvl w:val="0"/>
                <w:numId w:val="5"/>
              </w:numPr>
              <w:tabs>
                <w:tab w:val="left" w:pos="1620"/>
              </w:tabs>
              <w:rPr>
                <w:del w:id="110" w:author="William Lamb" w:date="2019-08-15T11:54:00Z"/>
              </w:rPr>
            </w:pPr>
            <w:r>
              <w:t>Urban or local</w:t>
            </w:r>
          </w:p>
          <w:p w:rsidR="00727799" w:rsidDel="002641C2" w:rsidRDefault="00727799">
            <w:pPr>
              <w:pStyle w:val="ListParagraph"/>
              <w:numPr>
                <w:ilvl w:val="0"/>
                <w:numId w:val="5"/>
              </w:numPr>
              <w:tabs>
                <w:tab w:val="left" w:pos="1620"/>
              </w:tabs>
              <w:rPr>
                <w:del w:id="111" w:author="William Lamb" w:date="2019-08-15T11:54:00Z"/>
              </w:rPr>
            </w:pPr>
            <w:del w:id="112" w:author="William Lamb" w:date="2019-08-15T11:54:00Z">
              <w:r w:rsidDel="002641C2">
                <w:delText>Program based</w:delText>
              </w:r>
            </w:del>
          </w:p>
          <w:p w:rsidR="002641C2" w:rsidRDefault="002641C2">
            <w:pPr>
              <w:pStyle w:val="ListParagraph"/>
              <w:numPr>
                <w:ilvl w:val="0"/>
                <w:numId w:val="5"/>
              </w:numPr>
              <w:tabs>
                <w:tab w:val="left" w:pos="1620"/>
              </w:tabs>
              <w:rPr>
                <w:ins w:id="113" w:author="William Lamb" w:date="2019-08-15T11:54:00Z"/>
              </w:rPr>
              <w:pPrChange w:id="114" w:author="William Lamb" w:date="2019-08-15T11:54:00Z">
                <w:pPr>
                  <w:tabs>
                    <w:tab w:val="left" w:pos="1620"/>
                  </w:tabs>
                </w:pPr>
              </w:pPrChange>
            </w:pPr>
          </w:p>
          <w:p w:rsidR="00113117" w:rsidRDefault="00113117">
            <w:pPr>
              <w:tabs>
                <w:tab w:val="left" w:pos="1620"/>
              </w:tabs>
            </w:pPr>
            <w:r>
              <w:t>Population sample:</w:t>
            </w:r>
          </w:p>
          <w:p w:rsidR="00113117" w:rsidRDefault="00113117" w:rsidP="00113117">
            <w:pPr>
              <w:pStyle w:val="ListParagraph"/>
              <w:numPr>
                <w:ilvl w:val="0"/>
                <w:numId w:val="13"/>
              </w:numPr>
              <w:tabs>
                <w:tab w:val="left" w:pos="1620"/>
              </w:tabs>
            </w:pPr>
            <w:r>
              <w:t>Individuals, households, social groups (gendered, classed)</w:t>
            </w:r>
          </w:p>
        </w:tc>
        <w:tc>
          <w:tcPr>
            <w:tcW w:w="3683" w:type="dxa"/>
          </w:tcPr>
          <w:p w:rsidR="0083510A" w:rsidRDefault="0083510A" w:rsidP="0083510A">
            <w:pPr>
              <w:tabs>
                <w:tab w:val="left" w:pos="1620"/>
              </w:tabs>
            </w:pPr>
            <w:r>
              <w:t>Let by private institutions</w:t>
            </w:r>
          </w:p>
          <w:p w:rsidR="0083510A" w:rsidRDefault="0083510A" w:rsidP="0083510A">
            <w:pPr>
              <w:pStyle w:val="ListParagraph"/>
              <w:numPr>
                <w:ilvl w:val="0"/>
                <w:numId w:val="8"/>
              </w:numPr>
              <w:tabs>
                <w:tab w:val="left" w:pos="1620"/>
              </w:tabs>
            </w:pPr>
            <w:r>
              <w:t>Voluntary initiatives</w:t>
            </w:r>
          </w:p>
          <w:p w:rsidR="0083510A" w:rsidRDefault="0083510A" w:rsidP="0083510A">
            <w:pPr>
              <w:pStyle w:val="ListParagraph"/>
              <w:numPr>
                <w:ilvl w:val="0"/>
                <w:numId w:val="8"/>
              </w:numPr>
              <w:tabs>
                <w:tab w:val="left" w:pos="1620"/>
              </w:tabs>
            </w:pPr>
            <w:r>
              <w:t>Corporate social responsibility</w:t>
            </w:r>
          </w:p>
          <w:p w:rsidR="00113117" w:rsidRDefault="00113117" w:rsidP="00113117">
            <w:pPr>
              <w:tabs>
                <w:tab w:val="left" w:pos="1620"/>
              </w:tabs>
            </w:pPr>
            <w:r>
              <w:t>Population sample:</w:t>
            </w:r>
          </w:p>
          <w:p w:rsidR="00113117" w:rsidRDefault="00113117" w:rsidP="00113117">
            <w:pPr>
              <w:pStyle w:val="ListParagraph"/>
              <w:numPr>
                <w:ilvl w:val="0"/>
                <w:numId w:val="14"/>
              </w:numPr>
              <w:tabs>
                <w:tab w:val="left" w:pos="1620"/>
              </w:tabs>
            </w:pPr>
            <w:r>
              <w:t>Industries, sectors, companies</w:t>
            </w:r>
          </w:p>
        </w:tc>
      </w:tr>
    </w:tbl>
    <w:p w:rsidR="00F55B84" w:rsidRPr="0083510A" w:rsidRDefault="0083510A" w:rsidP="0083510A">
      <w:pPr>
        <w:pStyle w:val="Caption"/>
        <w:rPr>
          <w:sz w:val="28"/>
        </w:rPr>
      </w:pPr>
      <w:r w:rsidRPr="0083510A">
        <w:rPr>
          <w:sz w:val="22"/>
        </w:rPr>
        <w:t xml:space="preserve">Table </w:t>
      </w:r>
      <w:r w:rsidRPr="0083510A">
        <w:rPr>
          <w:sz w:val="22"/>
        </w:rPr>
        <w:fldChar w:fldCharType="begin"/>
      </w:r>
      <w:r w:rsidRPr="0083510A">
        <w:rPr>
          <w:sz w:val="22"/>
        </w:rPr>
        <w:instrText xml:space="preserve"> SEQ Table \* ARABIC </w:instrText>
      </w:r>
      <w:r w:rsidRPr="0083510A">
        <w:rPr>
          <w:sz w:val="22"/>
        </w:rPr>
        <w:fldChar w:fldCharType="separate"/>
      </w:r>
      <w:r w:rsidRPr="0083510A">
        <w:rPr>
          <w:noProof/>
          <w:sz w:val="22"/>
        </w:rPr>
        <w:t>1</w:t>
      </w:r>
      <w:r w:rsidRPr="0083510A">
        <w:rPr>
          <w:sz w:val="22"/>
        </w:rPr>
        <w:fldChar w:fldCharType="end"/>
      </w:r>
      <w:r w:rsidRPr="0083510A">
        <w:rPr>
          <w:sz w:val="22"/>
        </w:rPr>
        <w:t>: Summary of inclusion and exclusion criteria</w:t>
      </w:r>
    </w:p>
    <w:p w:rsidR="00F55B84" w:rsidRDefault="00F55B84" w:rsidP="00591FBC">
      <w:pPr>
        <w:pStyle w:val="Heading2"/>
      </w:pPr>
    </w:p>
    <w:p w:rsidR="00771D70" w:rsidRPr="00771D70" w:rsidRDefault="00771D70" w:rsidP="00771D70"/>
    <w:p w:rsidR="00591FBC" w:rsidRPr="00591FBC" w:rsidRDefault="002303AC" w:rsidP="00591FBC">
      <w:pPr>
        <w:pStyle w:val="Heading2"/>
      </w:pPr>
      <w:r>
        <w:t>Literature Search</w:t>
      </w:r>
    </w:p>
    <w:p w:rsidR="00591FBC" w:rsidRDefault="00591FBC"/>
    <w:p w:rsidR="000F70E8" w:rsidRDefault="002141B5" w:rsidP="002141B5">
      <w:pPr>
        <w:pStyle w:val="ListParagraph"/>
        <w:numPr>
          <w:ilvl w:val="0"/>
          <w:numId w:val="7"/>
        </w:numPr>
      </w:pPr>
      <w:r>
        <w:t>Due to the broad scope of possible interventions and outcomes, and high number of possible search hits, the general approach is to conduct separate title and abstract searches and use detailed exclusion criteria in each</w:t>
      </w:r>
      <w:r w:rsidR="00771D70">
        <w:t xml:space="preserve"> (see Figure 3).</w:t>
      </w:r>
    </w:p>
    <w:p w:rsidR="002141B5" w:rsidRDefault="00695C98" w:rsidP="002141B5">
      <w:pPr>
        <w:pStyle w:val="ListParagraph"/>
        <w:numPr>
          <w:ilvl w:val="0"/>
          <w:numId w:val="7"/>
        </w:numPr>
      </w:pPr>
      <w:r>
        <w:t>In the title search, we include a large number of possible intervention and outcome terms (see Figure 4). Based on a manual assessment of the results, and using topic modelling, we then apply a set of subject category and keyword based exclusions.</w:t>
      </w:r>
    </w:p>
    <w:p w:rsidR="00695C98" w:rsidRDefault="00695C98" w:rsidP="00771D70">
      <w:pPr>
        <w:pStyle w:val="ListParagraph"/>
        <w:numPr>
          <w:ilvl w:val="0"/>
          <w:numId w:val="7"/>
        </w:numPr>
      </w:pPr>
      <w:r>
        <w:t xml:space="preserve">In the abstract/title search, </w:t>
      </w:r>
      <w:r w:rsidR="008D3771">
        <w:t>we include the same set of intervention and outcome terms</w:t>
      </w:r>
      <w:r w:rsidR="00771D70">
        <w:t>, but then apply</w:t>
      </w:r>
      <w:r w:rsidR="008D3771">
        <w:t xml:space="preserve"> a further set of effect terms (see Figure 5). In addition we use a NEAR/3 operator to increase the accuracy of the intervention terms. As a further exclusion criteria, we</w:t>
      </w:r>
      <w:r w:rsidR="00771D70">
        <w:t xml:space="preserve"> use a python script</w:t>
      </w:r>
      <w:r w:rsidR="008D3771">
        <w:t xml:space="preserve"> </w:t>
      </w:r>
      <w:r w:rsidR="00771D70">
        <w:t xml:space="preserve">to reject any documents that </w:t>
      </w:r>
      <w:r w:rsidR="00771D70">
        <w:rPr>
          <w:i/>
        </w:rPr>
        <w:t xml:space="preserve">do not </w:t>
      </w:r>
      <w:r w:rsidR="00771D70">
        <w:t>refer to a country, region or city in the title or abstract.</w:t>
      </w:r>
    </w:p>
    <w:p w:rsidR="000F70E8" w:rsidRDefault="00AA4CB5" w:rsidP="000F70E8">
      <w:pPr>
        <w:keepNext/>
        <w:jc w:val="center"/>
      </w:pPr>
      <w:r>
        <w:rPr>
          <w:noProof/>
          <w:lang w:eastAsia="en-GB"/>
        </w:rPr>
        <w:lastRenderedPageBreak/>
        <w:drawing>
          <wp:inline distT="0" distB="0" distL="0" distR="0">
            <wp:extent cx="4388891" cy="61426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co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96225" cy="6152891"/>
                    </a:xfrm>
                    <a:prstGeom prst="rect">
                      <a:avLst/>
                    </a:prstGeom>
                  </pic:spPr>
                </pic:pic>
              </a:graphicData>
            </a:graphic>
          </wp:inline>
        </w:drawing>
      </w:r>
    </w:p>
    <w:p w:rsidR="000F70E8" w:rsidRPr="008D3771" w:rsidRDefault="000F70E8" w:rsidP="000F70E8">
      <w:pPr>
        <w:pStyle w:val="Caption"/>
        <w:jc w:val="center"/>
        <w:rPr>
          <w:b/>
          <w:sz w:val="22"/>
        </w:rPr>
      </w:pPr>
      <w:r w:rsidRPr="008D3771">
        <w:rPr>
          <w:b/>
          <w:sz w:val="22"/>
        </w:rPr>
        <w:t xml:space="preserve">Figure </w:t>
      </w:r>
      <w:r w:rsidRPr="008D3771">
        <w:rPr>
          <w:b/>
          <w:sz w:val="22"/>
        </w:rPr>
        <w:fldChar w:fldCharType="begin"/>
      </w:r>
      <w:r w:rsidRPr="008D3771">
        <w:rPr>
          <w:b/>
          <w:sz w:val="22"/>
        </w:rPr>
        <w:instrText xml:space="preserve"> SEQ Figure \* ARABIC </w:instrText>
      </w:r>
      <w:r w:rsidRPr="008D3771">
        <w:rPr>
          <w:b/>
          <w:sz w:val="22"/>
        </w:rPr>
        <w:fldChar w:fldCharType="separate"/>
      </w:r>
      <w:r w:rsidR="008D3771" w:rsidRPr="008D3771">
        <w:rPr>
          <w:b/>
          <w:noProof/>
          <w:sz w:val="22"/>
        </w:rPr>
        <w:t>3</w:t>
      </w:r>
      <w:r w:rsidRPr="008D3771">
        <w:rPr>
          <w:b/>
          <w:sz w:val="22"/>
        </w:rPr>
        <w:fldChar w:fldCharType="end"/>
      </w:r>
      <w:r w:rsidRPr="008D3771">
        <w:rPr>
          <w:b/>
          <w:sz w:val="22"/>
        </w:rPr>
        <w:t>: General approach</w:t>
      </w:r>
    </w:p>
    <w:p w:rsidR="000F70E8" w:rsidRDefault="000F70E8" w:rsidP="000F70E8"/>
    <w:p w:rsidR="000F70E8" w:rsidRDefault="00AA4CB5" w:rsidP="000F70E8">
      <w:pPr>
        <w:keepNext/>
        <w:jc w:val="center"/>
      </w:pPr>
      <w:r>
        <w:rPr>
          <w:noProof/>
          <w:lang w:eastAsia="en-GB"/>
        </w:rPr>
        <w:lastRenderedPageBreak/>
        <w:drawing>
          <wp:inline distT="0" distB="0" distL="0" distR="0">
            <wp:extent cx="5492935" cy="80395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tle searc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7652" cy="8046497"/>
                    </a:xfrm>
                    <a:prstGeom prst="rect">
                      <a:avLst/>
                    </a:prstGeom>
                  </pic:spPr>
                </pic:pic>
              </a:graphicData>
            </a:graphic>
          </wp:inline>
        </w:drawing>
      </w:r>
    </w:p>
    <w:p w:rsidR="008D3771" w:rsidRPr="008D3771" w:rsidRDefault="000F70E8" w:rsidP="008D3771">
      <w:pPr>
        <w:pStyle w:val="Caption"/>
        <w:jc w:val="center"/>
        <w:rPr>
          <w:b/>
          <w:sz w:val="22"/>
        </w:rPr>
      </w:pPr>
      <w:r w:rsidRPr="008D3771">
        <w:rPr>
          <w:b/>
          <w:sz w:val="22"/>
        </w:rPr>
        <w:t xml:space="preserve">Figure </w:t>
      </w:r>
      <w:r w:rsidRPr="008D3771">
        <w:rPr>
          <w:b/>
          <w:sz w:val="22"/>
        </w:rPr>
        <w:fldChar w:fldCharType="begin"/>
      </w:r>
      <w:r w:rsidRPr="008D3771">
        <w:rPr>
          <w:b/>
          <w:sz w:val="22"/>
        </w:rPr>
        <w:instrText xml:space="preserve"> SEQ Figure \* ARABIC </w:instrText>
      </w:r>
      <w:r w:rsidRPr="008D3771">
        <w:rPr>
          <w:b/>
          <w:sz w:val="22"/>
        </w:rPr>
        <w:fldChar w:fldCharType="separate"/>
      </w:r>
      <w:r w:rsidR="008D3771" w:rsidRPr="008D3771">
        <w:rPr>
          <w:b/>
          <w:noProof/>
          <w:sz w:val="22"/>
        </w:rPr>
        <w:t>4</w:t>
      </w:r>
      <w:r w:rsidRPr="008D3771">
        <w:rPr>
          <w:b/>
          <w:sz w:val="22"/>
        </w:rPr>
        <w:fldChar w:fldCharType="end"/>
      </w:r>
      <w:r w:rsidRPr="008D3771">
        <w:rPr>
          <w:b/>
          <w:sz w:val="22"/>
        </w:rPr>
        <w:t>: Title search terms and exclusions</w:t>
      </w:r>
    </w:p>
    <w:p w:rsidR="008D3771" w:rsidRDefault="008D3771">
      <w:pPr>
        <w:rPr>
          <w:i/>
          <w:iCs/>
          <w:color w:val="44546A" w:themeColor="text2"/>
          <w:szCs w:val="18"/>
        </w:rPr>
      </w:pPr>
      <w:r>
        <w:br w:type="page"/>
      </w:r>
    </w:p>
    <w:p w:rsidR="008D3771" w:rsidRDefault="008D3771" w:rsidP="008D3771">
      <w:pPr>
        <w:pStyle w:val="Caption"/>
        <w:keepNext/>
        <w:jc w:val="center"/>
      </w:pPr>
      <w:r>
        <w:rPr>
          <w:noProof/>
          <w:lang w:eastAsia="en-GB"/>
        </w:rPr>
        <w:lastRenderedPageBreak/>
        <w:drawing>
          <wp:inline distT="0" distB="0" distL="0" distR="0">
            <wp:extent cx="4918564" cy="874023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le-abstract sear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0461" cy="8743610"/>
                    </a:xfrm>
                    <a:prstGeom prst="rect">
                      <a:avLst/>
                    </a:prstGeom>
                  </pic:spPr>
                </pic:pic>
              </a:graphicData>
            </a:graphic>
          </wp:inline>
        </w:drawing>
      </w:r>
    </w:p>
    <w:p w:rsidR="0099499C" w:rsidRDefault="008D3771" w:rsidP="008D3771">
      <w:pPr>
        <w:pStyle w:val="Caption"/>
        <w:jc w:val="center"/>
        <w:rPr>
          <w:b/>
          <w:sz w:val="22"/>
        </w:rPr>
      </w:pPr>
      <w:r w:rsidRPr="008D3771">
        <w:rPr>
          <w:b/>
          <w:sz w:val="22"/>
        </w:rPr>
        <w:t xml:space="preserve">Figure </w:t>
      </w:r>
      <w:r w:rsidRPr="008D3771">
        <w:rPr>
          <w:b/>
          <w:sz w:val="22"/>
        </w:rPr>
        <w:fldChar w:fldCharType="begin"/>
      </w:r>
      <w:r w:rsidRPr="008D3771">
        <w:rPr>
          <w:b/>
          <w:sz w:val="22"/>
        </w:rPr>
        <w:instrText xml:space="preserve"> SEQ Figure \* ARABIC </w:instrText>
      </w:r>
      <w:r w:rsidRPr="008D3771">
        <w:rPr>
          <w:b/>
          <w:sz w:val="22"/>
        </w:rPr>
        <w:fldChar w:fldCharType="separate"/>
      </w:r>
      <w:r w:rsidRPr="008D3771">
        <w:rPr>
          <w:b/>
          <w:noProof/>
          <w:sz w:val="22"/>
        </w:rPr>
        <w:t>5</w:t>
      </w:r>
      <w:r w:rsidRPr="008D3771">
        <w:rPr>
          <w:b/>
          <w:sz w:val="22"/>
        </w:rPr>
        <w:fldChar w:fldCharType="end"/>
      </w:r>
      <w:r w:rsidRPr="008D3771">
        <w:rPr>
          <w:b/>
          <w:sz w:val="22"/>
        </w:rPr>
        <w:t>: Title/abstract search terms and exclusions</w:t>
      </w:r>
    </w:p>
    <w:p w:rsidR="002303AC" w:rsidRDefault="002303AC" w:rsidP="0099499C">
      <w:pPr>
        <w:pStyle w:val="Heading2"/>
      </w:pPr>
      <w:r>
        <w:lastRenderedPageBreak/>
        <w:t>Literature Screening</w:t>
      </w:r>
    </w:p>
    <w:p w:rsidR="002303AC" w:rsidRDefault="002303AC" w:rsidP="002303AC"/>
    <w:p w:rsidR="002303AC" w:rsidRDefault="002303AC" w:rsidP="002303AC">
      <w:pPr>
        <w:pStyle w:val="ListParagraph"/>
        <w:numPr>
          <w:ilvl w:val="0"/>
          <w:numId w:val="10"/>
        </w:numPr>
      </w:pPr>
      <w:r>
        <w:t>A sample of articles will be allocated to authors prior to full screening, in order to check for coding consistency. We will do this using the ‘APSIS Scoping Platform’ developed at MCC.</w:t>
      </w:r>
    </w:p>
    <w:p w:rsidR="002303AC" w:rsidRDefault="002303AC" w:rsidP="002303AC">
      <w:pPr>
        <w:pStyle w:val="ListParagraph"/>
        <w:numPr>
          <w:ilvl w:val="0"/>
          <w:numId w:val="10"/>
        </w:numPr>
      </w:pPr>
      <w:r>
        <w:t>Once a high consistency and detailed screening criteria have been developed, the remaining articles will be independently screened by authors.</w:t>
      </w:r>
    </w:p>
    <w:p w:rsidR="002303AC" w:rsidRDefault="002303AC" w:rsidP="002303AC"/>
    <w:p w:rsidR="00190C16" w:rsidRDefault="00190C16" w:rsidP="002303AC">
      <w:r>
        <w:t>Results</w:t>
      </w:r>
    </w:p>
    <w:p w:rsidR="00190C16" w:rsidRDefault="00190C16" w:rsidP="002303AC">
      <w:r>
        <w:t>1</w:t>
      </w:r>
      <w:r w:rsidRPr="00190C16">
        <w:rPr>
          <w:vertAlign w:val="superscript"/>
        </w:rPr>
        <w:t>st</w:t>
      </w:r>
      <w:r>
        <w:t xml:space="preserve"> round</w:t>
      </w:r>
      <w:r w:rsidR="000A6086">
        <w:t xml:space="preserve"> of 100 articles</w:t>
      </w:r>
      <w:r>
        <w:t xml:space="preserve"> (Will, Kilian, Mike, </w:t>
      </w:r>
      <w:proofErr w:type="gramStart"/>
      <w:r>
        <w:t>Finn</w:t>
      </w:r>
      <w:proofErr w:type="gramEnd"/>
      <w:r>
        <w:t>): 0.67</w:t>
      </w:r>
    </w:p>
    <w:p w:rsidR="00190C16" w:rsidRDefault="00190C16" w:rsidP="002303AC"/>
    <w:p w:rsidR="00190C16" w:rsidRDefault="00190C16" w:rsidP="002303AC"/>
    <w:p w:rsidR="002303AC" w:rsidRDefault="002303AC" w:rsidP="002303AC">
      <w:pPr>
        <w:pStyle w:val="Heading2"/>
      </w:pPr>
      <w:r>
        <w:t>Literature Coding</w:t>
      </w:r>
    </w:p>
    <w:p w:rsidR="002303AC" w:rsidRPr="002303AC" w:rsidRDefault="002303AC" w:rsidP="002303AC"/>
    <w:p w:rsidR="002303AC" w:rsidRDefault="002303AC" w:rsidP="002303AC">
      <w:pPr>
        <w:pStyle w:val="ListParagraph"/>
        <w:numPr>
          <w:ilvl w:val="0"/>
          <w:numId w:val="11"/>
        </w:numPr>
      </w:pPr>
      <w:r>
        <w:t>The primary information to code will be the type of intervention (policy), analysed outcome (social effect), and population (e.g. location, country)</w:t>
      </w:r>
    </w:p>
    <w:p w:rsidR="002303AC" w:rsidRDefault="002303AC" w:rsidP="002303AC">
      <w:pPr>
        <w:pStyle w:val="ListParagraph"/>
        <w:numPr>
          <w:ilvl w:val="0"/>
          <w:numId w:val="11"/>
        </w:numPr>
      </w:pPr>
      <w:r>
        <w:t>Secondary information includes the effect type (positive, negative)</w:t>
      </w:r>
      <w:r w:rsidR="00B26477">
        <w:t>, study type (quantitative, qualitative) and identified barriers/constraints to positive outcomes</w:t>
      </w:r>
    </w:p>
    <w:p w:rsidR="002303AC" w:rsidRDefault="00B26477" w:rsidP="002303AC">
      <w:pPr>
        <w:pStyle w:val="ListParagraph"/>
        <w:numPr>
          <w:ilvl w:val="0"/>
          <w:numId w:val="11"/>
        </w:numPr>
      </w:pPr>
      <w:r>
        <w:t>We will allocate a sample of articles to authors for coding, again to check for consistency and identify the appropriate categories. These will then be scaled up and independently coded by authors.</w:t>
      </w:r>
    </w:p>
    <w:p w:rsidR="00B26477" w:rsidRDefault="00B26477" w:rsidP="00B26477"/>
    <w:p w:rsidR="00B26477" w:rsidRDefault="00B26477" w:rsidP="00B26477">
      <w:pPr>
        <w:pStyle w:val="Heading2"/>
      </w:pPr>
      <w:r>
        <w:t>Analysis</w:t>
      </w:r>
    </w:p>
    <w:p w:rsidR="00B26477" w:rsidRDefault="00B26477" w:rsidP="00B26477"/>
    <w:p w:rsidR="00B26477" w:rsidRDefault="00B26477" w:rsidP="00B26477">
      <w:pPr>
        <w:pStyle w:val="ListParagraph"/>
        <w:numPr>
          <w:ilvl w:val="0"/>
          <w:numId w:val="12"/>
        </w:numPr>
      </w:pPr>
      <w:r>
        <w:t>We will report the cod</w:t>
      </w:r>
      <w:r w:rsidR="00B74A81">
        <w:t>ed</w:t>
      </w:r>
      <w:r>
        <w:t xml:space="preserve"> information, focusing</w:t>
      </w:r>
      <w:r w:rsidR="00B74A81">
        <w:t xml:space="preserve"> types of policies, </w:t>
      </w:r>
      <w:r>
        <w:t>outcomes,</w:t>
      </w:r>
      <w:r w:rsidR="00B74A81">
        <w:t xml:space="preserve"> and</w:t>
      </w:r>
      <w:r>
        <w:t xml:space="preserve"> intervention locations</w:t>
      </w:r>
    </w:p>
    <w:p w:rsidR="000F70E8" w:rsidRPr="00C23AE7" w:rsidRDefault="00B26477" w:rsidP="00B74A81">
      <w:pPr>
        <w:pStyle w:val="ListParagraph"/>
        <w:numPr>
          <w:ilvl w:val="0"/>
          <w:numId w:val="12"/>
        </w:numPr>
      </w:pPr>
      <w:r>
        <w:t>We will also analyse the literature development</w:t>
      </w:r>
      <w:r w:rsidR="00B74A81">
        <w:t xml:space="preserve"> as a whole</w:t>
      </w:r>
      <w:r>
        <w:t>, e.g. time trends, epistemic communities (e.g. using bibliometric information), topic analysis (using topic modelling).</w:t>
      </w:r>
    </w:p>
    <w:sectPr w:rsidR="000F70E8" w:rsidRPr="00C23AE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87A2D"/>
    <w:multiLevelType w:val="hybridMultilevel"/>
    <w:tmpl w:val="D8E205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B60588"/>
    <w:multiLevelType w:val="hybridMultilevel"/>
    <w:tmpl w:val="E012B3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F34651F"/>
    <w:multiLevelType w:val="hybridMultilevel"/>
    <w:tmpl w:val="C4CE9A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EE43FB"/>
    <w:multiLevelType w:val="hybridMultilevel"/>
    <w:tmpl w:val="580A11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5BB59C0"/>
    <w:multiLevelType w:val="hybridMultilevel"/>
    <w:tmpl w:val="AC9688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B2801B1"/>
    <w:multiLevelType w:val="hybridMultilevel"/>
    <w:tmpl w:val="054A5E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0DF369C"/>
    <w:multiLevelType w:val="hybridMultilevel"/>
    <w:tmpl w:val="54326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A45F4D"/>
    <w:multiLevelType w:val="hybridMultilevel"/>
    <w:tmpl w:val="9E827FB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512785C"/>
    <w:multiLevelType w:val="hybridMultilevel"/>
    <w:tmpl w:val="71A08A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C4A6FC4"/>
    <w:multiLevelType w:val="hybridMultilevel"/>
    <w:tmpl w:val="04A23E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F921F4A"/>
    <w:multiLevelType w:val="hybridMultilevel"/>
    <w:tmpl w:val="36DACD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D551EE6"/>
    <w:multiLevelType w:val="hybridMultilevel"/>
    <w:tmpl w:val="1E0C1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814724E"/>
    <w:multiLevelType w:val="hybridMultilevel"/>
    <w:tmpl w:val="7040BF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8633B15"/>
    <w:multiLevelType w:val="hybridMultilevel"/>
    <w:tmpl w:val="CBA8A6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A3D4309"/>
    <w:multiLevelType w:val="hybridMultilevel"/>
    <w:tmpl w:val="0A8014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1"/>
  </w:num>
  <w:num w:numId="3">
    <w:abstractNumId w:val="10"/>
  </w:num>
  <w:num w:numId="4">
    <w:abstractNumId w:val="12"/>
  </w:num>
  <w:num w:numId="5">
    <w:abstractNumId w:val="2"/>
  </w:num>
  <w:num w:numId="6">
    <w:abstractNumId w:val="5"/>
  </w:num>
  <w:num w:numId="7">
    <w:abstractNumId w:val="11"/>
  </w:num>
  <w:num w:numId="8">
    <w:abstractNumId w:val="9"/>
  </w:num>
  <w:num w:numId="9">
    <w:abstractNumId w:val="6"/>
  </w:num>
  <w:num w:numId="10">
    <w:abstractNumId w:val="13"/>
  </w:num>
  <w:num w:numId="11">
    <w:abstractNumId w:val="3"/>
  </w:num>
  <w:num w:numId="12">
    <w:abstractNumId w:val="0"/>
  </w:num>
  <w:num w:numId="13">
    <w:abstractNumId w:val="14"/>
  </w:num>
  <w:num w:numId="14">
    <w:abstractNumId w:val="8"/>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F1F"/>
    <w:rsid w:val="000255A9"/>
    <w:rsid w:val="000A21B9"/>
    <w:rsid w:val="000A6086"/>
    <w:rsid w:val="000F70E8"/>
    <w:rsid w:val="00113117"/>
    <w:rsid w:val="00173112"/>
    <w:rsid w:val="00190C16"/>
    <w:rsid w:val="002141B5"/>
    <w:rsid w:val="00222188"/>
    <w:rsid w:val="002303AC"/>
    <w:rsid w:val="00242AB5"/>
    <w:rsid w:val="002641C2"/>
    <w:rsid w:val="00313AB4"/>
    <w:rsid w:val="00413668"/>
    <w:rsid w:val="00470CD3"/>
    <w:rsid w:val="00485770"/>
    <w:rsid w:val="004E5602"/>
    <w:rsid w:val="004F7F1F"/>
    <w:rsid w:val="005451C9"/>
    <w:rsid w:val="00591FBC"/>
    <w:rsid w:val="005E5851"/>
    <w:rsid w:val="00635FBF"/>
    <w:rsid w:val="00695C98"/>
    <w:rsid w:val="006B25B7"/>
    <w:rsid w:val="00727799"/>
    <w:rsid w:val="00771D70"/>
    <w:rsid w:val="00783048"/>
    <w:rsid w:val="008208FB"/>
    <w:rsid w:val="0083510A"/>
    <w:rsid w:val="008D3771"/>
    <w:rsid w:val="0099499C"/>
    <w:rsid w:val="009D03E3"/>
    <w:rsid w:val="009D5343"/>
    <w:rsid w:val="00AA4CB5"/>
    <w:rsid w:val="00B26477"/>
    <w:rsid w:val="00B44B10"/>
    <w:rsid w:val="00B74A81"/>
    <w:rsid w:val="00BC04C6"/>
    <w:rsid w:val="00BE10B8"/>
    <w:rsid w:val="00C23AE7"/>
    <w:rsid w:val="00D34760"/>
    <w:rsid w:val="00D34A7C"/>
    <w:rsid w:val="00DB10FD"/>
    <w:rsid w:val="00DB4091"/>
    <w:rsid w:val="00E47D4C"/>
    <w:rsid w:val="00F55B84"/>
    <w:rsid w:val="00F70CEC"/>
    <w:rsid w:val="00F820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3F68D8-6C9A-4535-897C-99E437608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70E8"/>
    <w:pPr>
      <w:keepNext/>
      <w:keepLines/>
      <w:spacing w:before="240" w:after="0"/>
      <w:outlineLvl w:val="0"/>
    </w:pPr>
    <w:rPr>
      <w:rFonts w:asciiTheme="majorHAnsi" w:eastAsiaTheme="majorEastAsia" w:hAnsiTheme="majorHAnsi" w:cstheme="majorBidi"/>
      <w:color w:val="2E74B5" w:themeColor="accent1" w:themeShade="BF"/>
      <w:sz w:val="32"/>
      <w:szCs w:val="32"/>
      <w:lang w:val="de-DE"/>
    </w:rPr>
  </w:style>
  <w:style w:type="paragraph" w:styleId="Heading2">
    <w:name w:val="heading 2"/>
    <w:basedOn w:val="Normal"/>
    <w:next w:val="Normal"/>
    <w:link w:val="Heading2Char"/>
    <w:uiPriority w:val="9"/>
    <w:unhideWhenUsed/>
    <w:qFormat/>
    <w:rsid w:val="00591F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0E8"/>
    <w:rPr>
      <w:rFonts w:asciiTheme="majorHAnsi" w:eastAsiaTheme="majorEastAsia" w:hAnsiTheme="majorHAnsi" w:cstheme="majorBidi"/>
      <w:color w:val="2E74B5" w:themeColor="accent1" w:themeShade="BF"/>
      <w:sz w:val="32"/>
      <w:szCs w:val="32"/>
      <w:lang w:val="de-DE"/>
    </w:rPr>
  </w:style>
  <w:style w:type="paragraph" w:styleId="Caption">
    <w:name w:val="caption"/>
    <w:basedOn w:val="Normal"/>
    <w:next w:val="Normal"/>
    <w:uiPriority w:val="35"/>
    <w:unhideWhenUsed/>
    <w:qFormat/>
    <w:rsid w:val="000F70E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91FB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91FBC"/>
    <w:pPr>
      <w:ind w:left="720"/>
      <w:contextualSpacing/>
    </w:pPr>
  </w:style>
  <w:style w:type="table" w:styleId="TableGrid">
    <w:name w:val="Table Grid"/>
    <w:basedOn w:val="TableNormal"/>
    <w:uiPriority w:val="39"/>
    <w:rsid w:val="00F55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51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1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people" Target="people.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Lamb</dc:creator>
  <cp:keywords/>
  <dc:description/>
  <cp:lastModifiedBy>William Lamb</cp:lastModifiedBy>
  <cp:revision>32</cp:revision>
  <dcterms:created xsi:type="dcterms:W3CDTF">2019-03-28T09:26:00Z</dcterms:created>
  <dcterms:modified xsi:type="dcterms:W3CDTF">2019-08-19T11:53:00Z</dcterms:modified>
</cp:coreProperties>
</file>